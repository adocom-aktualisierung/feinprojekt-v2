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3138" w14:textId="77777777" w:rsidR="00A31E6E" w:rsidRDefault="00A31E6E">
      <w:pPr>
        <w:spacing w:after="3000"/>
      </w:pPr>
    </w:p>
    <w:p w14:paraId="3592EEA3" w14:textId="77777777" w:rsidR="00A31E6E" w:rsidRDefault="00000000">
      <w:pPr>
        <w:spacing w:after="40"/>
      </w:pPr>
      <w:r>
        <w:rPr>
          <w:b/>
          <w:bCs/>
          <w:color w:val="2F6B52"/>
          <w:sz w:val="20"/>
          <w:szCs w:val="20"/>
        </w:rPr>
        <w:t>STRATEGISCHES</w:t>
      </w:r>
    </w:p>
    <w:p w14:paraId="60D9AD04" w14:textId="77777777" w:rsidR="00A31E6E" w:rsidRDefault="00000000">
      <w:pPr>
        <w:spacing w:after="300"/>
      </w:pPr>
      <w:r>
        <w:rPr>
          <w:b/>
          <w:bCs/>
          <w:color w:val="1F4D3A"/>
          <w:sz w:val="52"/>
          <w:szCs w:val="52"/>
        </w:rPr>
        <w:t>WEBSITE-KONZEPT</w:t>
      </w:r>
    </w:p>
    <w:p w14:paraId="19CF6F70" w14:textId="77777777" w:rsidR="00A31E6E" w:rsidRDefault="00A31E6E">
      <w:pPr>
        <w:pBdr>
          <w:top w:val="single" w:sz="6" w:space="1" w:color="1F4D3A"/>
        </w:pBdr>
        <w:spacing w:before="200" w:after="200"/>
      </w:pPr>
    </w:p>
    <w:p w14:paraId="45F2CE44" w14:textId="77777777" w:rsidR="00A31E6E" w:rsidRDefault="00000000">
      <w:pPr>
        <w:spacing w:after="80"/>
      </w:pPr>
      <w:r>
        <w:rPr>
          <w:color w:val="222222"/>
          <w:sz w:val="28"/>
          <w:szCs w:val="28"/>
        </w:rPr>
        <w:t>Informations- und Transparenzplattform</w:t>
      </w:r>
    </w:p>
    <w:p w14:paraId="0EDFD17C" w14:textId="77777777" w:rsidR="00A31E6E" w:rsidRDefault="00000000">
      <w:pPr>
        <w:spacing w:after="80"/>
      </w:pPr>
      <w:r>
        <w:rPr>
          <w:color w:val="222222"/>
          <w:sz w:val="28"/>
          <w:szCs w:val="28"/>
        </w:rPr>
        <w:t>Projekt „Gemeinsam Kochen – Gemeinsam Wachsen“</w:t>
      </w:r>
    </w:p>
    <w:p w14:paraId="3B74402A" w14:textId="77777777" w:rsidR="00A31E6E" w:rsidRDefault="00000000">
      <w:pPr>
        <w:spacing w:after="600"/>
      </w:pPr>
      <w:r>
        <w:rPr>
          <w:color w:val="2F6B52"/>
          <w:sz w:val="28"/>
          <w:szCs w:val="28"/>
        </w:rPr>
        <w:t>Mavka.Berlin.Volunteers</w:t>
      </w:r>
    </w:p>
    <w:p w14:paraId="75CE54FC" w14:textId="77777777" w:rsidR="00A31E6E" w:rsidRDefault="00000000">
      <w:pPr>
        <w:spacing w:after="80"/>
      </w:pPr>
      <w:r>
        <w:rPr>
          <w:i/>
          <w:iCs/>
          <w:color w:val="555555"/>
        </w:rPr>
        <w:t>Bereinigte Fassung – März 2026</w:t>
      </w:r>
    </w:p>
    <w:p w14:paraId="079F3D90" w14:textId="77777777" w:rsidR="00A31E6E" w:rsidRDefault="00000000">
      <w:pPr>
        <w:spacing w:after="40"/>
      </w:pPr>
      <w:r>
        <w:rPr>
          <w:color w:val="555555"/>
          <w:sz w:val="20"/>
          <w:szCs w:val="20"/>
        </w:rPr>
        <w:t>Grundlage: Projektbeschreibung „FEIN-Pilotprojekt“, Stand 2026</w:t>
      </w:r>
    </w:p>
    <w:p w14:paraId="03097417" w14:textId="77777777" w:rsidR="00A31E6E" w:rsidRDefault="00000000">
      <w:r>
        <w:rPr>
          <w:color w:val="555555"/>
          <w:sz w:val="20"/>
          <w:szCs w:val="20"/>
        </w:rPr>
        <w:t>Annahmen sind entsprechend gekennzeichnet.</w:t>
      </w:r>
    </w:p>
    <w:p w14:paraId="1CB7415E" w14:textId="77777777" w:rsidR="00A31E6E" w:rsidRDefault="00A31E6E">
      <w:pPr>
        <w:sectPr w:rsidR="00A31E6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D5370AB" w14:textId="77777777" w:rsidR="00A31E6E" w:rsidRDefault="00000000">
      <w:pPr>
        <w:pStyle w:val="berschrift1"/>
      </w:pPr>
      <w:r>
        <w:lastRenderedPageBreak/>
        <w:t>1. Offene Rückfragen</w:t>
      </w:r>
    </w:p>
    <w:p w14:paraId="45161F78" w14:textId="77777777" w:rsidR="00A31E6E" w:rsidRDefault="00000000">
      <w:pPr>
        <w:spacing w:after="160"/>
      </w:pPr>
      <w:r>
        <w:rPr>
          <w:color w:val="222222"/>
        </w:rPr>
        <w:t>Die folgenden Fragen sollten vor Beginn der Umsetzung geklärt werden, da sie direkte Auswirkungen auf Struktur, Technik und Gestaltung der Website haben.</w:t>
      </w:r>
    </w:p>
    <w:p w14:paraId="7CC22624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Soll die Website primär projektbezogen sein (2026) oder als dauerhafte Trägerplattform aufgebaut werden? – Entscheidend für Struktur (Projekt als Unterseite vs. zentrales Element).</w:t>
      </w:r>
    </w:p>
    <w:p w14:paraId="3F3E3454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Gibt es bereits ein Corporate Design (Logo, Farben, Typografie)?</w:t>
      </w:r>
    </w:p>
    <w:p w14:paraId="506A6117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Wer übernimmt redaktionell die Pflege (1 Person / kleines Team / ehrenamtlich)? – Relevant für CMS-Komplexität und Workflow.</w:t>
      </w:r>
      <w:r>
        <w:rPr>
          <w:b/>
          <w:color w:val="222222"/>
        </w:rPr>
        <w:t xml:space="preserve"> – Entschieden: Kleines, überwiegend ehrenamtliches Team beim Träger (keine IT-Profis). CMS muss entsprechend einfach und intuitiv sein.</w:t>
      </w:r>
    </w:p>
    <w:p w14:paraId="1C1BA2BF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Müssen Förderberichte öffentlich vollständig einsehbar sein oder in Auszügen/Zusammenfassungen?</w:t>
      </w:r>
    </w:p>
    <w:p w14:paraId="6B3F48BC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Gibt es Foto-/Videomaterial aus früheren Aktivitäten?</w:t>
      </w:r>
      <w:r>
        <w:rPr>
          <w:b/>
          <w:color w:val="222222"/>
        </w:rPr>
        <w:t xml:space="preserve"> – Beantwortet: Ja. Workshop-Fotos und Instagram-Content sind vorhanden. Dokumentarische Fotografie aus durchgeführten Workshops (Februar/März 2026).</w:t>
      </w:r>
    </w:p>
    <w:p w14:paraId="75D63BD8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Soll eine Online-Anmeldung zu Workshops möglich sein oder nur Information &amp; Kontakt?</w:t>
      </w:r>
      <w:r>
        <w:rPr>
          <w:b/>
          <w:color w:val="222222"/>
        </w:rPr>
        <w:t xml:space="preserve"> – Entschieden: Ja, Online-Anmeldung per Formular. Zusätzlich Anmeldung per Telefon und E-Mail.</w:t>
      </w:r>
    </w:p>
    <w:p w14:paraId="36C2CEB9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Gibt es bereits eine Newsletter-Infrastruktur (z. B. Mailchimp, CleverReach)?</w:t>
      </w:r>
      <w:r>
        <w:rPr>
          <w:b/>
          <w:color w:val="222222"/>
        </w:rPr>
        <w:t xml:space="preserve"> – Beantwortet: Ja, Hostinger Reach.</w:t>
      </w:r>
    </w:p>
    <w:p w14:paraId="6A814F6B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Wer ist primäre Zielgruppe der Startseite: Senior*innen oder Förderer/Partner? – Entschieden: Primäre Zielgruppe sind Senior*innen und Familien. Startseite wird konsequent für diese Zielgruppen gestaltet. Förderer/Partner erhalten einen dezenten Sekundäreinstieg (Textlink im Header „Für Förderer &amp; Partner“).</w:t>
      </w:r>
    </w:p>
    <w:p w14:paraId="7DD0AF42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Gibt es perspektivisch weitere Projekte ab 2027?</w:t>
      </w:r>
    </w:p>
    <w:p w14:paraId="49E06CB0" w14:textId="77777777" w:rsidR="00A31E6E" w:rsidRDefault="00000000">
      <w:pPr>
        <w:pStyle w:val="Listenabsatz"/>
        <w:numPr>
          <w:ilvl w:val="0"/>
          <w:numId w:val="2"/>
        </w:numPr>
        <w:spacing w:after="200"/>
      </w:pPr>
      <w:r>
        <w:rPr>
          <w:color w:val="222222"/>
        </w:rPr>
        <w:t>Gibt es besondere Datenschutz- oder Sensibilitätsanforderungen (z. B. Schutz von Teilnehmenden)?</w:t>
      </w:r>
    </w:p>
    <w:p w14:paraId="41B68390" w14:textId="77777777" w:rsidR="00A31E6E" w:rsidRDefault="00000000">
      <w:pPr>
        <w:pStyle w:val="berschrift1"/>
      </w:pPr>
      <w:r>
        <w:t>2. Projekt-Zusammenfassung &amp; Rolle der Website</w:t>
      </w:r>
    </w:p>
    <w:p w14:paraId="11E20D2C" w14:textId="77777777" w:rsidR="00A31E6E" w:rsidRDefault="00000000">
      <w:pPr>
        <w:pStyle w:val="berschrift2"/>
      </w:pPr>
      <w:r>
        <w:t>Kurzbeschreibung des Projekts</w:t>
      </w:r>
    </w:p>
    <w:p w14:paraId="28200D01" w14:textId="77777777" w:rsidR="00A31E6E" w:rsidRDefault="00000000">
      <w:pPr>
        <w:spacing w:after="160"/>
      </w:pPr>
      <w:r>
        <w:rPr>
          <w:color w:val="222222"/>
        </w:rPr>
        <w:t>„Gemeinsam Kochen – Gemeinsam Wachsen“ ist ein FEIN-Pilotprojekt 2026 im Bezirk Berlin-Lichtenberg (Hohenschönhausen, Alt-Lichtenberg, Rummelsburg). Regelmäßige Koch- und Backworkshops bringen Senior*innen, Familien, Zugewanderte und Ehrenamtliche zusammen.</w:t>
      </w:r>
    </w:p>
    <w:p w14:paraId="709FA5CB" w14:textId="77777777" w:rsidR="00A31E6E" w:rsidRDefault="00000000">
      <w:pPr>
        <w:pStyle w:val="berschrift3"/>
      </w:pPr>
      <w:r>
        <w:t>Schwerpunkte</w:t>
      </w:r>
    </w:p>
    <w:p w14:paraId="37A8530F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Nachhaltigkeit &amp; Wertschätzung von Lebensmitteln</w:t>
      </w:r>
    </w:p>
    <w:p w14:paraId="4F87391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Gesunde Ernährung</w:t>
      </w:r>
    </w:p>
    <w:p w14:paraId="11A634F9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Intergenerationeller Dialog</w:t>
      </w:r>
    </w:p>
    <w:p w14:paraId="304AF379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Kulturelle Vielfalt</w:t>
      </w:r>
    </w:p>
    <w:p w14:paraId="466B399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Niedrigschwellige Teilhabe</w:t>
      </w:r>
    </w:p>
    <w:p w14:paraId="1A8CCDB1" w14:textId="77777777" w:rsidR="00A31E6E" w:rsidRDefault="00A31E6E">
      <w:pPr>
        <w:spacing w:after="80"/>
      </w:pPr>
    </w:p>
    <w:p w14:paraId="26BBBA7F" w14:textId="77777777" w:rsidR="00A31E6E" w:rsidRDefault="00000000">
      <w:pPr>
        <w:spacing w:after="160"/>
      </w:pPr>
      <w:r>
        <w:rPr>
          <w:b/>
          <w:bCs/>
          <w:color w:val="222222"/>
        </w:rPr>
        <w:t xml:space="preserve">Projektlaufzeit: </w:t>
      </w:r>
      <w:r>
        <w:rPr>
          <w:color w:val="222222"/>
        </w:rPr>
        <w:t>26. Januar 2026 – 31. Dezember 2026</w:t>
      </w:r>
    </w:p>
    <w:p w14:paraId="0AEE60A6" w14:textId="77777777" w:rsidR="00A31E6E" w:rsidRDefault="00000000">
      <w:pPr>
        <w:spacing w:after="160"/>
      </w:pPr>
      <w:r>
        <w:rPr>
          <w:b/>
          <w:bCs/>
          <w:color w:val="222222"/>
        </w:rPr>
        <w:t xml:space="preserve">Abschlussveranstaltung: </w:t>
      </w:r>
      <w:r>
        <w:rPr>
          <w:color w:val="222222"/>
        </w:rPr>
        <w:t>Dezember 2026</w:t>
      </w:r>
    </w:p>
    <w:p w14:paraId="75FE70DB" w14:textId="77777777" w:rsidR="00A31E6E" w:rsidRDefault="00000000">
      <w:pPr>
        <w:pStyle w:val="berschrift2"/>
      </w:pPr>
      <w:r>
        <w:t>Rolle der Website im Gesamtprojekt</w:t>
      </w:r>
    </w:p>
    <w:p w14:paraId="3D3C765F" w14:textId="77777777" w:rsidR="00A31E6E" w:rsidRDefault="00000000">
      <w:pPr>
        <w:spacing w:after="160"/>
      </w:pPr>
      <w:r>
        <w:rPr>
          <w:color w:val="222222"/>
        </w:rPr>
        <w:t>Die Website wird 2026 klar als Projektplattform aufgebaut – aber strukturell so vorbereitet, dass sie 2027 sauber zur Trägerplattform wachsen kann.</w:t>
      </w:r>
    </w:p>
    <w:p w14:paraId="5395FB3E" w14:textId="77777777" w:rsidR="00A31E6E" w:rsidRDefault="00000000">
      <w:pPr>
        <w:pStyle w:val="berschrift3"/>
      </w:pPr>
      <w:r>
        <w:t>Strategische Lösung: Domain-Struktur</w:t>
      </w:r>
    </w:p>
    <w:p w14:paraId="3BD46678" w14:textId="77777777" w:rsidR="00A31E6E" w:rsidRDefault="00000000">
      <w:pPr>
        <w:spacing w:after="160"/>
      </w:pPr>
      <w:r>
        <w:rPr>
          <w:b/>
          <w:bCs/>
          <w:color w:val="222222"/>
        </w:rPr>
        <w:t>mavka.berlin</w:t>
      </w:r>
      <w:r>
        <w:rPr>
          <w:color w:val="222222"/>
        </w:rPr>
        <w:t xml:space="preserve"> / </w:t>
      </w:r>
      <w:r>
        <w:rPr>
          <w:b/>
          <w:bCs/>
          <w:color w:val="222222"/>
        </w:rPr>
        <w:t>gemeinsam-kochen</w:t>
      </w:r>
    </w:p>
    <w:p w14:paraId="5E6BE77A" w14:textId="77777777" w:rsidR="00A31E6E" w:rsidRDefault="00A31E6E">
      <w:pPr>
        <w:spacing w:after="80"/>
      </w:pPr>
    </w:p>
    <w:p w14:paraId="6C9C2403" w14:textId="77777777" w:rsidR="00A31E6E" w:rsidRDefault="00000000">
      <w:pPr>
        <w:spacing w:after="160"/>
      </w:pPr>
      <w:r>
        <w:rPr>
          <w:color w:val="222222"/>
        </w:rPr>
        <w:t>Die Website ist kein Marketinginstrument, sondern:</w:t>
      </w:r>
    </w:p>
    <w:p w14:paraId="3D1E681F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Transparenzplattform für Fördermittel und Öffentlichkeit</w:t>
      </w:r>
    </w:p>
    <w:p w14:paraId="528D4FC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Informationsplattform für Nachbar*innen</w:t>
      </w:r>
    </w:p>
    <w:p w14:paraId="123AF31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Dokumentationsarchiv für Ergebnisse</w:t>
      </w:r>
    </w:p>
    <w:p w14:paraId="7A8D8D9A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Strukturelles Fundament für den Träger in der Zukunft</w:t>
      </w:r>
    </w:p>
    <w:p w14:paraId="237E46A2" w14:textId="77777777" w:rsidR="00A31E6E" w:rsidRDefault="00A31E6E">
      <w:pPr>
        <w:spacing w:after="80"/>
      </w:pPr>
    </w:p>
    <w:p w14:paraId="3E6867BA" w14:textId="77777777" w:rsidR="00A31E6E" w:rsidRDefault="00000000">
      <w:pPr>
        <w:spacing w:after="160"/>
      </w:pPr>
      <w:r>
        <w:rPr>
          <w:color w:val="222222"/>
        </w:rPr>
        <w:t>Sie fungiert als:</w:t>
      </w:r>
    </w:p>
    <w:p w14:paraId="46603139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Öffentliches Projektarchiv</w:t>
      </w:r>
    </w:p>
    <w:p w14:paraId="734D2BB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Community-Informationshub</w:t>
      </w:r>
    </w:p>
    <w:p w14:paraId="7292639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Institutionelle Visitenkarte des Trägers</w:t>
      </w:r>
    </w:p>
    <w:p w14:paraId="75048C52" w14:textId="77777777" w:rsidR="00A31E6E" w:rsidRDefault="00000000">
      <w:r>
        <w:br w:type="page"/>
      </w:r>
    </w:p>
    <w:p w14:paraId="4A882398" w14:textId="77777777" w:rsidR="00A31E6E" w:rsidRDefault="00000000">
      <w:pPr>
        <w:pStyle w:val="berschrift1"/>
      </w:pPr>
      <w:r>
        <w:lastRenderedPageBreak/>
        <w:t>3. Zielgruppen &amp; Personas</w:t>
      </w:r>
    </w:p>
    <w:p w14:paraId="63CA5728" w14:textId="77777777" w:rsidR="00A31E6E" w:rsidRDefault="00000000">
      <w:pPr>
        <w:pStyle w:val="berschrift3"/>
      </w:pPr>
      <w:r>
        <w:t>Persona 1: Frau Schmidt (72), Seniorin im Kiez</w:t>
      </w:r>
    </w:p>
    <w:p w14:paraId="647E8AA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Möchte wissen: „Wann ist der nächste Workshop?“</w:t>
      </w:r>
    </w:p>
    <w:p w14:paraId="659ACCF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Braucht: einfache Sprache, große Schrift, klare Navigation</w:t>
      </w:r>
    </w:p>
    <w:p w14:paraId="7EB5E97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Will Vertrauen: „Wer organisiert das? Ist das seriös?“</w:t>
      </w:r>
    </w:p>
    <w:p w14:paraId="23CA238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Möchte keine komplizierte Technik</w:t>
      </w:r>
    </w:p>
    <w:p w14:paraId="1CC15C17" w14:textId="77777777" w:rsidR="00A31E6E" w:rsidRDefault="00000000">
      <w:pPr>
        <w:spacing w:after="240"/>
      </w:pPr>
      <w:r>
        <w:rPr>
          <w:color w:val="222222"/>
        </w:rPr>
        <w:t>Bedürfnisse: Klarer Kalender, Telefonnummer &amp; einfache Kontaktmöglichkeit, übersichtliche Struktur, gut lesbare Inhalte.</w:t>
      </w:r>
    </w:p>
    <w:p w14:paraId="40F6AFBA" w14:textId="77777777" w:rsidR="00A31E6E" w:rsidRDefault="00000000">
      <w:pPr>
        <w:pStyle w:val="berschrift3"/>
      </w:pPr>
      <w:r>
        <w:t>Persona 2: Familie Özdemir (38/41, 2 Kinder)</w:t>
      </w:r>
    </w:p>
    <w:p w14:paraId="52C0567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Sucht gemeinschaftliche Aktivitäten</w:t>
      </w:r>
    </w:p>
    <w:p w14:paraId="37C1587D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Interessiert an nachhaltiger Ernährung</w:t>
      </w:r>
    </w:p>
    <w:p w14:paraId="0F6C7DA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Möchte konkrete Termine und Orte</w:t>
      </w:r>
    </w:p>
    <w:p w14:paraId="501DBCD2" w14:textId="77777777" w:rsidR="00A31E6E" w:rsidRDefault="00000000">
      <w:pPr>
        <w:spacing w:after="240"/>
      </w:pPr>
      <w:r>
        <w:rPr>
          <w:color w:val="222222"/>
        </w:rPr>
        <w:t>Bedürfnisse: Workshop-Infos, Bilder &amp; Eindrücke, Möglichkeit zur Anmeldung/Newsletter.</w:t>
      </w:r>
      <w:r>
        <w:rPr>
          <w:color w:val="222222"/>
        </w:rPr>
        <w:t xml:space="preserve"> Kinder sind willkommen – eine begleitende Kinderbetreuung ist vorhanden (Aufsichtspflicht bleibt bei den Eltern).</w:t>
      </w:r>
    </w:p>
    <w:p w14:paraId="1FE1AADE" w14:textId="77777777" w:rsidR="00A31E6E" w:rsidRDefault="00000000">
      <w:pPr>
        <w:pStyle w:val="berschrift3"/>
      </w:pPr>
      <w:r>
        <w:t>Persona 3: Förderer / Bezirksverwaltung</w:t>
      </w:r>
    </w:p>
    <w:p w14:paraId="2F64D3AD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Prüft Mittelverwendung</w:t>
      </w:r>
    </w:p>
    <w:p w14:paraId="4A19633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Benötigt: Projektziele, Laufzeit, Kooperationspartner, Ergebnisse, Dokumentation</w:t>
      </w:r>
    </w:p>
    <w:p w14:paraId="4AFF5CB7" w14:textId="77777777" w:rsidR="00A31E6E" w:rsidRDefault="00000000">
      <w:pPr>
        <w:spacing w:after="240"/>
      </w:pPr>
      <w:r>
        <w:rPr>
          <w:color w:val="222222"/>
        </w:rPr>
        <w:t>Bedürfnisse: Strukturierte Berichte, Transparenz, downloadbare Dokumente, seriöser Eindruck.</w:t>
      </w:r>
    </w:p>
    <w:p w14:paraId="4194B35E" w14:textId="77777777" w:rsidR="00A31E6E" w:rsidRDefault="00000000">
      <w:pPr>
        <w:pStyle w:val="berschrift3"/>
      </w:pPr>
      <w:r>
        <w:t>Persona 4: Ehrenamtliche / Partnerorganisation</w:t>
      </w:r>
    </w:p>
    <w:p w14:paraId="00B203A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Möchten kooperieren</w:t>
      </w:r>
    </w:p>
    <w:p w14:paraId="4842E3BA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Brauchen: Überblick über Projekt, Ansprechpartner, Netzwerke</w:t>
      </w:r>
    </w:p>
    <w:p w14:paraId="49272A0B" w14:textId="77777777" w:rsidR="00A31E6E" w:rsidRDefault="00000000">
      <w:pPr>
        <w:pStyle w:val="berschrift1"/>
      </w:pPr>
      <w:r>
        <w:t>4. Kernbotschaften &amp; Storyline</w:t>
      </w:r>
    </w:p>
    <w:p w14:paraId="7E84B445" w14:textId="77777777" w:rsidR="00A31E6E" w:rsidRDefault="00000000">
      <w:pPr>
        <w:pStyle w:val="berschrift3"/>
      </w:pPr>
      <w:r>
        <w:t>Leitgedanke</w:t>
      </w:r>
    </w:p>
    <w:p w14:paraId="4404B7D2" w14:textId="77777777" w:rsidR="00A31E6E" w:rsidRDefault="00000000">
      <w:pPr>
        <w:spacing w:after="240"/>
      </w:pPr>
      <w:r>
        <w:rPr>
          <w:i/>
          <w:iCs/>
          <w:color w:val="222222"/>
        </w:rPr>
        <w:t>„Essen verbindet – und stärkt unsere Nachbarschaft.“</w:t>
      </w:r>
    </w:p>
    <w:p w14:paraId="040CDDC4" w14:textId="77777777" w:rsidR="00A31E6E" w:rsidRDefault="00000000">
      <w:pPr>
        <w:pStyle w:val="berschrift3"/>
      </w:pPr>
      <w:r>
        <w:t>Zentrale Botschaften</w:t>
      </w:r>
    </w:p>
    <w:p w14:paraId="7CA45FF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Wir schaffen Begegnungsräume.</w:t>
      </w:r>
    </w:p>
    <w:p w14:paraId="4901CC8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Wir arbeiten transparent und verantwortungsvoll.</w:t>
      </w:r>
    </w:p>
    <w:p w14:paraId="650F925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Nachhaltigkeit beginnt im Alltag.</w:t>
      </w:r>
    </w:p>
    <w:p w14:paraId="216DB16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Jede*r kann teilnehmen.</w:t>
      </w:r>
    </w:p>
    <w:p w14:paraId="083C87A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Das Projekt ist öffentlich gefördert und dokumentiert.</w:t>
      </w:r>
    </w:p>
    <w:p w14:paraId="152DD2F7" w14:textId="77777777" w:rsidR="00A31E6E" w:rsidRDefault="00000000">
      <w:pPr>
        <w:pStyle w:val="berschrift3"/>
      </w:pPr>
      <w:r>
        <w:t>Storyline der Website</w:t>
      </w:r>
    </w:p>
    <w:p w14:paraId="1A02FC6A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Was ist das Projekt?</w:t>
      </w:r>
    </w:p>
    <w:p w14:paraId="7F9A2833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Warum ist es wichtig für den Kiez?</w:t>
      </w:r>
    </w:p>
    <w:p w14:paraId="5805277C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Was passiert konkret?</w:t>
      </w:r>
    </w:p>
    <w:p w14:paraId="58C89CBB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lastRenderedPageBreak/>
        <w:t>Wer steht dahinter?</w:t>
      </w:r>
    </w:p>
    <w:p w14:paraId="2331A639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Welche Ergebnisse gibt es?</w:t>
      </w:r>
    </w:p>
    <w:p w14:paraId="42C2AEF3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Wie kann ich mitmachen oder informiert bleiben?</w:t>
      </w:r>
    </w:p>
    <w:p w14:paraId="41BE7CBD" w14:textId="77777777" w:rsidR="00A31E6E" w:rsidRDefault="00000000">
      <w:r>
        <w:br w:type="page"/>
      </w:r>
    </w:p>
    <w:p w14:paraId="43C43E0B" w14:textId="77777777" w:rsidR="00A31E6E" w:rsidRDefault="00000000">
      <w:pPr>
        <w:pStyle w:val="berschrift1"/>
      </w:pPr>
      <w:r>
        <w:lastRenderedPageBreak/>
        <w:t>5. Informationsarchitektur / Sitemap</w:t>
      </w:r>
    </w:p>
    <w:p w14:paraId="5A8D0E9A" w14:textId="77777777" w:rsidR="00A31E6E" w:rsidRDefault="00000000">
      <w:pPr>
        <w:spacing w:after="160"/>
      </w:pPr>
      <w:r>
        <w:rPr>
          <w:color w:val="222222"/>
        </w:rPr>
        <w:t>Orientierung an strukturellen Prinzipien von oskar.berlin (klare Hauptnavigation, einfache Ebenen, wenige Klicks).</w:t>
      </w:r>
    </w:p>
    <w:p w14:paraId="70760548" w14:textId="77777777" w:rsidR="00A31E6E" w:rsidRDefault="00000000">
      <w:pPr>
        <w:pStyle w:val="berschrift3"/>
      </w:pPr>
      <w:r>
        <w:t>Hauptnavigation (max. 6 Punkte)</w:t>
      </w:r>
    </w:p>
    <w:p w14:paraId="7AB5851A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Start</w:t>
      </w:r>
    </w:p>
    <w:p w14:paraId="20C03081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Über das Projekt</w:t>
      </w:r>
    </w:p>
    <w:p w14:paraId="08119AA9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Workshops &amp; Termine</w:t>
      </w:r>
    </w:p>
    <w:p w14:paraId="2666F80C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Was bisher passiert ist</w:t>
      </w:r>
    </w:p>
    <w:p w14:paraId="5746B61B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Teilnehmen (nur Teilnahme-Infos für Nachbar*innen; Partner-/Ehrenamts-/Netzwerk-Inhalte zu „Träger &amp; Kontakt“ verschieben)</w:t>
      </w:r>
    </w:p>
    <w:p w14:paraId="4EC50A2A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Träger &amp; Kontakt</w:t>
      </w:r>
    </w:p>
    <w:p w14:paraId="7823DDB9" w14:textId="77777777" w:rsidR="00A31E6E" w:rsidRDefault="00A31E6E">
      <w:pPr>
        <w:spacing w:after="80"/>
      </w:pPr>
    </w:p>
    <w:p w14:paraId="12FDF4B3" w14:textId="77777777" w:rsidR="00A31E6E" w:rsidRDefault="00000000">
      <w:pPr>
        <w:pStyle w:val="berschrift3"/>
      </w:pPr>
      <w:r>
        <w:t>Footer</w:t>
      </w:r>
    </w:p>
    <w:p w14:paraId="33A13F7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Partner &amp; Förderer</w:t>
      </w:r>
    </w:p>
    <w:p w14:paraId="4C0D445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Transparenz</w:t>
      </w:r>
    </w:p>
    <w:p w14:paraId="3402FA8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Kontakt</w:t>
      </w:r>
    </w:p>
    <w:p w14:paraId="715290E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Impressum</w:t>
      </w:r>
    </w:p>
    <w:p w14:paraId="078D785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Datenschutz</w:t>
      </w:r>
    </w:p>
    <w:p w14:paraId="594E384F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Sprache (DE | EN)</w:t>
      </w:r>
    </w:p>
    <w:p w14:paraId="28D309F7" w14:textId="77777777" w:rsidR="00A31E6E" w:rsidRDefault="00000000">
      <w:pPr>
        <w:pStyle w:val="berschrift2"/>
      </w:pPr>
      <w:r>
        <w:t>Seitenstruktur im Detail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31E6E" w14:paraId="41602A26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0559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Seite</w:t>
            </w:r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3FF25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Inhalte</w:t>
            </w:r>
          </w:p>
        </w:tc>
      </w:tr>
      <w:tr w:rsidR="00A31E6E" w14:paraId="17E1AA8D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C973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Start</w:t>
            </w:r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0BDB" w14:textId="77777777" w:rsidR="00A31E6E" w:rsidRDefault="00000000">
            <w:r>
              <w:rPr>
                <w:color w:val="222222"/>
                <w:sz w:val="20"/>
                <w:szCs w:val="20"/>
              </w:rPr>
              <w:t>Kurze Projektbeschreibung, nächster Termin, 3 Kernthemen, aktuelle Ankündigung, Newsletter-Anmeldung</w:t>
            </w:r>
          </w:p>
        </w:tc>
      </w:tr>
      <w:tr w:rsidR="00A31E6E" w14:paraId="5B5FDFFF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9C78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Unser Projekt</w:t>
            </w:r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78BE" w14:textId="77777777" w:rsidR="00A31E6E" w:rsidRDefault="00000000">
            <w:r>
              <w:rPr>
                <w:color w:val="222222"/>
                <w:sz w:val="20"/>
                <w:szCs w:val="20"/>
              </w:rPr>
              <w:t>Projektidee, Ziele, Zielgruppen, Förderkontext, Laufzeit &amp; Meilensteine</w:t>
            </w:r>
          </w:p>
        </w:tc>
      </w:tr>
      <w:tr w:rsidR="00A31E6E" w14:paraId="20770C85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24B7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Workshops &amp; Termine</w:t>
            </w:r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A233E" w14:textId="77777777" w:rsidR="00A31E6E" w:rsidRDefault="00000000">
            <w:r>
              <w:rPr>
                <w:color w:val="222222"/>
                <w:sz w:val="20"/>
                <w:szCs w:val="20"/>
              </w:rPr>
              <w:t>Bevorstehende Termine (Standardansicht), vergangene Workshops (Archiv), externe Veranstaltungen (separat gekennzeichnet)</w:t>
            </w:r>
          </w:p>
        </w:tc>
      </w:tr>
      <w:tr w:rsidR="00A31E6E" w14:paraId="5F5B1B52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FBB3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Was bisher passiert ist</w:t>
            </w:r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FAA0B" w14:textId="77777777" w:rsidR="00A31E6E" w:rsidRDefault="00000000">
            <w:r>
              <w:rPr>
                <w:color w:val="222222"/>
                <w:sz w:val="20"/>
                <w:szCs w:val="20"/>
              </w:rPr>
              <w:t>Rückblicke &amp; Berichte, Ergebnisse, Förderung &amp; Downloads</w:t>
            </w:r>
          </w:p>
        </w:tc>
      </w:tr>
      <w:tr w:rsidR="00A31E6E" w14:paraId="2A8DAC8F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02E3" w14:textId="77777777" w:rsidR="00A31E6E" w:rsidRDefault="00000000">
            <w:del w:id="0" w:author="Claude" w:date="2026-03-04T00:00:00Z">
              <w:r>
                <w:rPr>
                  <w:b/>
                  <w:bCs/>
                  <w:color w:val="222222"/>
                  <w:sz w:val="20"/>
                  <w:szCs w:val="20"/>
                </w:rPr>
                <w:delText>Mitmachen &amp; Netzwerk</w:delText>
              </w:r>
            </w:del>
            <w:r>
              <w:rPr>
                <w:b/>
                <w:bCs/>
                <w:color w:val="222222"/>
                <w:sz w:val="20"/>
                <w:szCs w:val="20"/>
              </w:rPr>
              <w:t>Teilnehmen</w:t>
            </w:r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A018" w14:textId="77777777" w:rsidR="00A31E6E" w:rsidRDefault="00000000">
            <w:del w:id="1" w:author="Claude" w:date="2026-03-04T00:00:00Z">
              <w:r>
                <w:rPr>
                  <w:color w:val="222222"/>
                  <w:sz w:val="20"/>
                  <w:szCs w:val="20"/>
                </w:rPr>
                <w:delText>Teilnahmeinformationen, Ehrenamt, Kooperationspartner, Netzwerk &amp; Programme</w:delText>
              </w:r>
            </w:del>
            <w:r>
              <w:rPr>
                <w:color w:val="222222"/>
                <w:sz w:val="20"/>
                <w:szCs w:val="20"/>
              </w:rPr>
              <w:t>Teilnahmeinformationen, Anmeldung, häufige Fragen zur Teilnahme. Ehrenamt, Kooperationspartner, Netzwerk &amp; Programme werden unter „Träger &amp; Kontakt“ geführt.</w:t>
            </w:r>
          </w:p>
        </w:tc>
      </w:tr>
      <w:tr w:rsidR="00A31E6E" w14:paraId="3DBE86C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BCBF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Träger &amp; Kontakt</w:t>
            </w:r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2BA36" w14:textId="77777777" w:rsidR="00A31E6E" w:rsidRDefault="00000000">
            <w:r>
              <w:rPr>
                <w:color w:val="222222"/>
                <w:sz w:val="20"/>
                <w:szCs w:val="20"/>
              </w:rPr>
              <w:t>Wer wir sind, Warum wir das Projekt umsetzen, Ansprechpartner, Perspektive (weitere Projekte)</w:t>
            </w:r>
          </w:p>
        </w:tc>
      </w:tr>
    </w:tbl>
    <w:p w14:paraId="51446B7C" w14:textId="77777777" w:rsidR="00A31E6E" w:rsidRDefault="00A31E6E">
      <w:pPr>
        <w:spacing w:after="200"/>
      </w:pPr>
    </w:p>
    <w:p w14:paraId="48DC57ED" w14:textId="77777777" w:rsidR="00A31E6E" w:rsidRDefault="00000000">
      <w:pPr>
        <w:pStyle w:val="berschrift1"/>
      </w:pPr>
      <w:r>
        <w:t>6. Wichtige Seitentypen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026"/>
      </w:tblGrid>
      <w:tr w:rsidR="00A31E6E" w14:paraId="2D96F578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5FDCF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Seite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6B873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Zweck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1434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Inhalte</w:t>
            </w:r>
          </w:p>
        </w:tc>
      </w:tr>
      <w:tr w:rsidR="00A31E6E" w14:paraId="7726E14B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C9B3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Startseite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87FC" w14:textId="77777777" w:rsidR="00A31E6E" w:rsidRDefault="00000000">
            <w:r>
              <w:rPr>
                <w:color w:val="222222"/>
                <w:sz w:val="20"/>
                <w:szCs w:val="20"/>
              </w:rPr>
              <w:t>Orientierung &amp; Vertrauen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8B9D" w14:textId="77777777" w:rsidR="00A31E6E" w:rsidRDefault="00000000">
            <w:r>
              <w:rPr>
                <w:color w:val="222222"/>
                <w:sz w:val="20"/>
                <w:szCs w:val="20"/>
              </w:rPr>
              <w:t>Introtext in einfacher Sprache, nächster Termin, 3 Projektziele visuell, Ansprechpartner, Förderhinweis</w:t>
            </w:r>
          </w:p>
        </w:tc>
      </w:tr>
      <w:tr w:rsidR="00A31E6E" w14:paraId="635A9A79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0397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Projektseite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C8FBF" w14:textId="77777777" w:rsidR="00A31E6E" w:rsidRDefault="00000000">
            <w:r>
              <w:rPr>
                <w:color w:val="222222"/>
                <w:sz w:val="20"/>
                <w:szCs w:val="20"/>
              </w:rPr>
              <w:t>Transparenz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6EB3" w14:textId="77777777" w:rsidR="00A31E6E" w:rsidRDefault="00000000">
            <w:r>
              <w:rPr>
                <w:color w:val="222222"/>
                <w:sz w:val="20"/>
                <w:szCs w:val="20"/>
              </w:rPr>
              <w:t>Projektbeschreibung, Ziele, Zeitplan, Förderprogramme, Partnerlogos</w:t>
            </w:r>
          </w:p>
        </w:tc>
      </w:tr>
      <w:tr w:rsidR="00A31E6E" w14:paraId="693C5E9C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FECF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Kalenderseite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FFF6C" w14:textId="77777777" w:rsidR="00A31E6E" w:rsidRDefault="00000000">
            <w:r>
              <w:rPr>
                <w:color w:val="222222"/>
                <w:sz w:val="20"/>
                <w:szCs w:val="20"/>
              </w:rPr>
              <w:t>Information &amp; Teilnahme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C33A" w14:textId="77777777" w:rsidR="00A31E6E" w:rsidRDefault="00000000">
            <w:r>
              <w:rPr>
                <w:color w:val="222222"/>
                <w:sz w:val="20"/>
                <w:szCs w:val="20"/>
              </w:rPr>
              <w:t>Monatsansicht, Filter, Detailansicht pro Termin, Anmeldung</w:t>
            </w:r>
          </w:p>
        </w:tc>
      </w:tr>
      <w:tr w:rsidR="00A31E6E" w14:paraId="3BFFF8AF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7F02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Projektarchiv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3EA1" w14:textId="77777777" w:rsidR="00A31E6E" w:rsidRDefault="00000000">
            <w:r>
              <w:rPr>
                <w:color w:val="222222"/>
                <w:sz w:val="20"/>
                <w:szCs w:val="20"/>
              </w:rPr>
              <w:t>Dokumentation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643B" w14:textId="77777777" w:rsidR="00A31E6E" w:rsidRDefault="00000000">
            <w:r>
              <w:rPr>
                <w:color w:val="222222"/>
                <w:sz w:val="20"/>
                <w:szCs w:val="20"/>
              </w:rPr>
              <w:t>Beschreibung, Bilder, Datum, Ergebnisse, ggf. PDF-Bericht</w:t>
            </w:r>
          </w:p>
        </w:tc>
      </w:tr>
      <w:tr w:rsidR="00A31E6E" w14:paraId="20AA70DB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435D4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Dokumentation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E134" w14:textId="77777777" w:rsidR="00A31E6E" w:rsidRDefault="00000000">
            <w:r>
              <w:rPr>
                <w:color w:val="222222"/>
                <w:sz w:val="20"/>
                <w:szCs w:val="20"/>
              </w:rPr>
              <w:t>Rechenschaft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963E6" w14:textId="77777777" w:rsidR="00A31E6E" w:rsidRDefault="00000000">
            <w:r>
              <w:rPr>
                <w:color w:val="222222"/>
                <w:sz w:val="20"/>
                <w:szCs w:val="20"/>
              </w:rPr>
              <w:t>Projektfortschritt, Kennzahlen, downloadbare Berichte, Abschlussdokumentation</w:t>
            </w:r>
          </w:p>
        </w:tc>
      </w:tr>
    </w:tbl>
    <w:p w14:paraId="45B8569A" w14:textId="77777777" w:rsidR="00A31E6E" w:rsidRDefault="00A31E6E">
      <w:pPr>
        <w:spacing w:after="200"/>
      </w:pPr>
    </w:p>
    <w:p w14:paraId="4BDF3201" w14:textId="77777777" w:rsidR="00A31E6E" w:rsidRDefault="00000000">
      <w:r>
        <w:br w:type="page"/>
      </w:r>
    </w:p>
    <w:p w14:paraId="4C8E24F5" w14:textId="77777777" w:rsidR="00A31E6E" w:rsidRDefault="00000000">
      <w:pPr>
        <w:pStyle w:val="berschrift1"/>
      </w:pPr>
      <w:r>
        <w:lastRenderedPageBreak/>
        <w:t>7. Funktionen &amp; Services</w:t>
      </w:r>
    </w:p>
    <w:p w14:paraId="042CA79F" w14:textId="77777777" w:rsidR="00A31E6E" w:rsidRDefault="00000000">
      <w:pPr>
        <w:pStyle w:val="berschrift3"/>
      </w:pPr>
      <w:r>
        <w:t>Must-have</w:t>
      </w:r>
    </w:p>
    <w:p w14:paraId="40271F5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Veranstaltungskalender – Kernfunktion, filterbar und einfach bedienbar</w:t>
      </w:r>
    </w:p>
    <w:p w14:paraId="37EAC06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Einfache Online-Anmeldung</w:t>
      </w:r>
    </w:p>
    <w:p w14:paraId="43E4CB5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FAQ-Bereich (häufige Fragen zur Teilnahme)</w:t>
      </w:r>
    </w:p>
    <w:p w14:paraId="3B58EBB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Grundlegende SEO-Maßnahmen (Meta-Tags, Seitentitel, strukturierte Daten)</w:t>
      </w:r>
    </w:p>
    <w:p w14:paraId="5D56DC8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Projekt- und Aktivitätsarchiv</w:t>
      </w:r>
    </w:p>
    <w:p w14:paraId="6856670D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Transparenz &amp; Fördernachweis</w:t>
      </w:r>
    </w:p>
    <w:p w14:paraId="55BC5947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Mehrsprachigkeit (DE/EN) – erweiterbar, besonders relevant für Zugewanderte</w:t>
      </w:r>
    </w:p>
    <w:p w14:paraId="35B9E6CA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Barrierearme Darstellung – große Schrift, klare Kontraste, einfache Sprache</w:t>
      </w:r>
    </w:p>
    <w:p w14:paraId="37D79FB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Newsletterfunktion – externer DSGVO-konformer Anbieter (z. B. CleverReach oder Brevo), Double-Opt-In, einfache Segmentierung, Start: 4–6 Newsletter pro Jahr</w:t>
      </w:r>
      <w:r>
        <w:rPr>
          <w:b/>
          <w:color w:val="222222"/>
        </w:rPr>
        <w:t xml:space="preserve"> – Aktualisierung: Hostinger Reach statt CleverReach/Brevo.</w:t>
      </w:r>
    </w:p>
    <w:p w14:paraId="6617CCA8" w14:textId="77777777" w:rsidR="00A31E6E" w:rsidRDefault="00000000">
      <w:pPr>
        <w:pStyle w:val="berschrift3"/>
      </w:pPr>
      <w:r>
        <w:t>Should-have</w:t>
      </w:r>
    </w:p>
    <w:p w14:paraId="3A132F4F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Downloadbereich für Förderberichte</w:t>
      </w:r>
    </w:p>
    <w:p w14:paraId="0D0AC13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Externe Veranstaltungsintegration</w:t>
      </w:r>
    </w:p>
    <w:p w14:paraId="70A33AD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Bildergalerien mit Bildunterschriften</w:t>
      </w:r>
    </w:p>
    <w:p w14:paraId="4114239D" w14:textId="77777777" w:rsidR="00A31E6E" w:rsidRDefault="00000000">
      <w:pPr>
        <w:pStyle w:val="berschrift3"/>
      </w:pPr>
      <w:r>
        <w:t>Nice-to-have</w:t>
      </w:r>
    </w:p>
    <w:p w14:paraId="3CA7270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Wirkungsdarstellung mit Kennzahlen</w:t>
      </w:r>
    </w:p>
    <w:p w14:paraId="739063E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Kurze Videodokumentationen</w:t>
      </w:r>
    </w:p>
    <w:p w14:paraId="055639A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Interaktive Karte der Veranstaltungsorte</w:t>
      </w:r>
    </w:p>
    <w:p w14:paraId="57EEFC0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Feedback-Formular für Teilnehmende</w:t>
      </w:r>
    </w:p>
    <w:p w14:paraId="0646BCFC" w14:textId="77777777" w:rsidR="00A31E6E" w:rsidRDefault="00000000">
      <w:pPr>
        <w:pStyle w:val="berschrift2"/>
      </w:pPr>
      <w:r>
        <w:t>Förderberichte – offene Frage</w:t>
      </w:r>
    </w:p>
    <w:p w14:paraId="62CCC45F" w14:textId="77777777" w:rsidR="00A31E6E" w:rsidRDefault="00000000">
      <w:pPr>
        <w:spacing w:after="160"/>
      </w:pPr>
      <w:r>
        <w:rPr>
          <w:color w:val="222222"/>
        </w:rPr>
        <w:t>Da noch ungeklärt, wird eine flexible Struktur vorbereitet:</w:t>
      </w:r>
    </w:p>
    <w:p w14:paraId="64964C8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Bereich „Transparenz &amp; Dokumentation“ mit Projektstatus, Kennzahlen, Downloadbereich (optional aktivierbar)</w:t>
      </w:r>
    </w:p>
    <w:p w14:paraId="75028C9D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Später können Vollberichte oder nur Zusammenfassungen eingestellt werden</w:t>
      </w:r>
    </w:p>
    <w:p w14:paraId="7DD95E5D" w14:textId="77777777" w:rsidR="00A31E6E" w:rsidRDefault="00000000">
      <w:pPr>
        <w:pStyle w:val="berschrift1"/>
      </w:pPr>
      <w:r>
        <w:t>8. Content-Strategie</w:t>
      </w:r>
    </w:p>
    <w:p w14:paraId="1706153E" w14:textId="77777777" w:rsidR="00A31E6E" w:rsidRDefault="00000000">
      <w:pPr>
        <w:pStyle w:val="berschrift3"/>
      </w:pPr>
      <w:r>
        <w:t>Sprachprinzipien</w:t>
      </w:r>
    </w:p>
    <w:p w14:paraId="5F699DF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Kurze Sätze</w:t>
      </w:r>
    </w:p>
    <w:p w14:paraId="71DD567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Fachbegriffe</w:t>
      </w:r>
    </w:p>
    <w:p w14:paraId="534B9967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Absätze mit Zwischenüberschriften</w:t>
      </w:r>
    </w:p>
    <w:p w14:paraId="1648F3D7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Erklärende Bildunterschriften</w:t>
      </w:r>
    </w:p>
    <w:p w14:paraId="07BF366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übermäßigen Ausrufezeichen</w:t>
      </w:r>
    </w:p>
    <w:p w14:paraId="4D96E93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werbliche Sprache</w:t>
      </w:r>
    </w:p>
    <w:p w14:paraId="317D5D4A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Ruhige, sachliche Formulierungen</w:t>
      </w:r>
    </w:p>
    <w:p w14:paraId="31709ADA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Klare Handlungsaufforderungen</w:t>
      </w:r>
    </w:p>
    <w:p w14:paraId="47F17529" w14:textId="77777777" w:rsidR="00A31E6E" w:rsidRDefault="00000000">
      <w:r>
        <w:lastRenderedPageBreak/>
        <w:br w:type="page"/>
      </w:r>
    </w:p>
    <w:p w14:paraId="1528892D" w14:textId="77777777" w:rsidR="00A31E6E" w:rsidRDefault="00000000">
      <w:pPr>
        <w:pStyle w:val="berschrift1"/>
      </w:pPr>
      <w:r>
        <w:lastRenderedPageBreak/>
        <w:t>9. UX- und Designprinzipien</w:t>
      </w:r>
    </w:p>
    <w:p w14:paraId="4F2350AC" w14:textId="77777777" w:rsidR="00A31E6E" w:rsidRDefault="00000000">
      <w:pPr>
        <w:pStyle w:val="berschrift3"/>
      </w:pPr>
      <w:r>
        <w:t>Navigation</w:t>
      </w:r>
    </w:p>
    <w:p w14:paraId="18DAC1B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Max. 2 Ebenen</w:t>
      </w:r>
    </w:p>
    <w:p w14:paraId="1B4613D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Klare Begriffe (kein NGO-Jargon)</w:t>
      </w:r>
    </w:p>
    <w:p w14:paraId="6A733BA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Breadcrumbs</w:t>
      </w:r>
    </w:p>
    <w:p w14:paraId="61C5344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Große Klickflächen (Minimum: 48×48px gemäß WCAG 2.5.8; Primäre CTA-Buttons: Mindesthöhe 56px, volle Breite auf Mobile)</w:t>
      </w:r>
    </w:p>
    <w:p w14:paraId="6572D511" w14:textId="77777777" w:rsidR="00A31E6E" w:rsidRDefault="00000000">
      <w:pPr>
        <w:pStyle w:val="berschrift3"/>
      </w:pPr>
      <w:r>
        <w:t>Senior*innen-Fokus – konkrete UX-Regeln</w:t>
      </w:r>
    </w:p>
    <w:p w14:paraId="0164C825" w14:textId="77777777" w:rsidR="00A31E6E" w:rsidRDefault="00000000">
      <w:pPr>
        <w:spacing w:after="160"/>
      </w:pPr>
      <w:r>
        <w:rPr>
          <w:color w:val="222222"/>
        </w:rPr>
        <w:t>Sehr wichtig, da die Startseite primär für Senior*innen gestaltet wird:</w:t>
      </w:r>
    </w:p>
    <w:p w14:paraId="125ED43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Große Buttons mit klarer Beschriftung („Zum nächsten Termin“)</w:t>
      </w:r>
    </w:p>
    <w:p w14:paraId="5AFEF76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Mindestschriftgröße 18px</w:t>
      </w:r>
    </w:p>
    <w:p w14:paraId="0264FD3A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Hoher Kontrast</w:t>
      </w:r>
    </w:p>
    <w:p w14:paraId="77533FA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komplexen Dropdown-Menüs – Mobile: Vollbild-Overlay-Navigation (siehe Kernkomponenten)</w:t>
      </w:r>
    </w:p>
    <w:p w14:paraId="4FBEFD7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Slider</w:t>
      </w:r>
    </w:p>
    <w:p w14:paraId="6D0E5D0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bewegten Animationen</w:t>
      </w:r>
    </w:p>
    <w:p w14:paraId="5B13A21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Maximal 2 Scroll-Bildschirme auf der Startseite</w:t>
      </w:r>
    </w:p>
    <w:p w14:paraId="1B3F4B2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Telefonnummer immer sichtbar – Desktop: fest im Sticky-Header rechts neben Sprachumschalter. Mobile: Floating Action Button (56×56px, Dunkelgrün #1F4D3A, weißes Telefon-Icon, fixiert unten rechts), Tap öffnet direkt tel:-Link.</w:t>
      </w:r>
    </w:p>
    <w:p w14:paraId="6633642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Klare Wegbeschreibung zu Veranstaltungsorten</w:t>
      </w:r>
    </w:p>
    <w:p w14:paraId="5C96C4A0" w14:textId="77777777" w:rsidR="00A31E6E" w:rsidRDefault="00000000">
      <w:pPr>
        <w:pStyle w:val="berschrift3"/>
      </w:pPr>
      <w:r>
        <w:t>Bildwelt</w:t>
      </w:r>
    </w:p>
    <w:p w14:paraId="1F020365" w14:textId="77777777" w:rsidR="00A31E6E" w:rsidRDefault="00000000">
      <w:pPr>
        <w:spacing w:after="160"/>
      </w:pPr>
      <w:r>
        <w:rPr>
          <w:color w:val="222222"/>
        </w:rPr>
        <w:t>Echte Menschen aus dem Kiez, warme Farben, natürliches Licht, keine Stockfoto-Ästhetik.</w:t>
      </w:r>
    </w:p>
    <w:p w14:paraId="2B49084B" w14:textId="77777777" w:rsidR="00A31E6E" w:rsidRDefault="00000000">
      <w:pPr>
        <w:spacing w:after="160"/>
      </w:pPr>
      <w:r>
        <w:rPr>
          <w:b/>
          <w:bCs/>
          <w:color w:val="222222"/>
        </w:rPr>
        <w:t xml:space="preserve">Phase 1 (kein Fotomaterial vorhanden): </w:t>
      </w:r>
      <w:del w:id="2" w:author="Claude" w:date="2026-04-01T00:00:00Z">
        <w:r>
          <w:rPr>
            <w:color w:val="222222"/>
          </w:rPr>
          <w:delText>Authentische Illustrationen oder reduzierte Bildwelt. Fokus auf Menschenhände, Zutaten, Küche. Keine generischen Stock-Bilder von „lachenden Senior*innen beim Salat“.</w:delText>
        </w:r>
      </w:del>
      <w:r>
        <w:rPr>
          <w:color w:val="222222"/>
        </w:rPr>
        <w:t>Fotomaterial ist vorhanden – dokumentarische Workshop-Fotos und Instagram-Content (ab Februar 2026). Phase 1 startet mit echten Fotos. Ergänzend werden handgezeichnete Lebensmittel-Illustrationen (Brot, Gemüse, Kräuter) als Signature-Element eingesetzt – abgeleitet aus dem organischen Charakter des Mavka-Logos, als wiederkehrende Seitentrennungen, Card-Dekorationen und leere Zustände. Keine generischen Stock-Bilder.</w:t>
      </w:r>
    </w:p>
    <w:p w14:paraId="2BCFED7B" w14:textId="77777777" w:rsidR="00A31E6E" w:rsidRDefault="00000000">
      <w:pPr>
        <w:spacing w:after="160"/>
      </w:pPr>
      <w:r>
        <w:rPr>
          <w:b/>
          <w:bCs/>
          <w:color w:val="222222"/>
        </w:rPr>
        <w:t xml:space="preserve">Phase 2: </w:t>
      </w:r>
      <w:r>
        <w:rPr>
          <w:color w:val="222222"/>
        </w:rPr>
        <w:t>Dokumentarische Fotografie bei Workshops, immer mit Einwilligung.</w:t>
      </w:r>
    </w:p>
    <w:p w14:paraId="62D63F0E" w14:textId="77777777" w:rsidR="00A31E6E" w:rsidRDefault="00000000">
      <w:pPr>
        <w:pStyle w:val="berschrift2"/>
      </w:pPr>
      <w:r>
        <w:t>Design-Strategie auf Basis des Logos</w:t>
      </w:r>
    </w:p>
    <w:p w14:paraId="503DDED7" w14:textId="77777777" w:rsidR="00A31E6E" w:rsidRDefault="00000000">
      <w:pPr>
        <w:pStyle w:val="berschrift3"/>
      </w:pPr>
      <w:r>
        <w:t>Logo-Charakter</w:t>
      </w:r>
    </w:p>
    <w:p w14:paraId="709AC761" w14:textId="77777777" w:rsidR="00A31E6E" w:rsidRDefault="00000000">
      <w:pPr>
        <w:spacing w:after="160"/>
      </w:pPr>
      <w:r>
        <w:rPr>
          <w:color w:val="222222"/>
        </w:rPr>
        <w:t>Organisch, nachhaltig, ruhig, gemeinschaftsorientiert. Grün dominiert, leichte Natur-/Sozialinitiative-Anmutung.</w:t>
      </w:r>
    </w:p>
    <w:p w14:paraId="7CDFB5F1" w14:textId="77777777" w:rsidR="00A31E6E" w:rsidRDefault="00000000">
      <w:pPr>
        <w:pStyle w:val="berschrift3"/>
      </w:pPr>
      <w:r>
        <w:t>Farbwelt (abgeleitet aus Logo)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026"/>
      </w:tblGrid>
      <w:tr w:rsidR="00A31E6E" w14:paraId="64BA38A9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3D95C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Rolle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66D2D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Farbwert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70727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Einsatz</w:t>
            </w:r>
          </w:p>
        </w:tc>
      </w:tr>
      <w:tr w:rsidR="00A31E6E" w14:paraId="1BBB1FEE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8EE6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Primär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EFC8" w14:textId="77777777" w:rsidR="00A31E6E" w:rsidRDefault="00000000">
            <w:r>
              <w:rPr>
                <w:color w:val="222222"/>
                <w:sz w:val="20"/>
                <w:szCs w:val="20"/>
              </w:rPr>
              <w:t>Dunkelgrün #1F4D3A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D0E0" w14:textId="77777777" w:rsidR="00A31E6E" w:rsidRDefault="00000000">
            <w:r>
              <w:rPr>
                <w:color w:val="222222"/>
                <w:sz w:val="20"/>
                <w:szCs w:val="20"/>
              </w:rPr>
              <w:t>Hauptfarbe, Buttons, Überschriften</w:t>
            </w:r>
          </w:p>
        </w:tc>
      </w:tr>
      <w:tr w:rsidR="00A31E6E" w14:paraId="5C97129C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BF5B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Sekundär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DF45B" w14:textId="77777777" w:rsidR="00A31E6E" w:rsidRDefault="00000000">
            <w:r>
              <w:rPr>
                <w:color w:val="222222"/>
                <w:sz w:val="20"/>
                <w:szCs w:val="20"/>
              </w:rPr>
              <w:t>Blattgrün #2F6B52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08EB" w14:textId="77777777" w:rsidR="00A31E6E" w:rsidRDefault="00000000">
            <w:r>
              <w:rPr>
                <w:color w:val="222222"/>
                <w:sz w:val="20"/>
                <w:szCs w:val="20"/>
              </w:rPr>
              <w:t>Hover-Zustände, Akzente</w:t>
            </w:r>
          </w:p>
        </w:tc>
      </w:tr>
      <w:tr w:rsidR="00A31E6E" w14:paraId="0E97AFE1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D273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Hintergrund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4F36" w14:textId="77777777" w:rsidR="00A31E6E" w:rsidRDefault="00000000">
            <w:r>
              <w:rPr>
                <w:color w:val="222222"/>
                <w:sz w:val="20"/>
                <w:szCs w:val="20"/>
              </w:rPr>
              <w:t>Warmes Creme #F5F2EA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27E64" w14:textId="77777777" w:rsidR="00A31E6E" w:rsidRDefault="00000000">
            <w:r>
              <w:rPr>
                <w:color w:val="222222"/>
                <w:sz w:val="20"/>
                <w:szCs w:val="20"/>
              </w:rPr>
              <w:t>Seitenhintergrund</w:t>
            </w:r>
          </w:p>
        </w:tc>
      </w:tr>
      <w:tr w:rsidR="00A31E6E" w14:paraId="70946AF7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0448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Akzent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2B2D" w14:textId="77777777" w:rsidR="00A31E6E" w:rsidRDefault="00000000">
            <w:del w:id="3" w:author="Claude" w:date="2026-03-04T00:00:00Z">
              <w:r>
                <w:rPr>
                  <w:color w:val="222222"/>
                  <w:sz w:val="20"/>
                  <w:szCs w:val="20"/>
                </w:rPr>
                <w:delText>Amber #FFBF00</w:delText>
              </w:r>
            </w:del>
            <w:r>
              <w:rPr>
                <w:color w:val="222222"/>
                <w:sz w:val="20"/>
                <w:szCs w:val="20"/>
              </w:rPr>
              <w:t>Dunkelgold #8B6500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4246" w14:textId="77777777" w:rsidR="00A31E6E" w:rsidRDefault="00000000">
            <w:del w:id="4" w:author="Claude" w:date="2026-03-04T00:00:00Z">
              <w:r>
                <w:rPr>
                  <w:color w:val="222222"/>
                  <w:sz w:val="20"/>
                  <w:szCs w:val="20"/>
                </w:rPr>
                <w:delText>Call-to-Actions, Highlights</w:delText>
              </w:r>
            </w:del>
            <w:r>
              <w:rPr>
                <w:color w:val="222222"/>
                <w:sz w:val="20"/>
                <w:szCs w:val="20"/>
              </w:rPr>
              <w:t>Call-to-Actions, Highlights – WCAG-AA-konform auf Creme (#F5F2EA) für normalen und großen Text.</w:t>
            </w:r>
          </w:p>
        </w:tc>
      </w:tr>
      <w:tr w:rsidR="00A31E6E" w14:paraId="4904647C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8962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2D9E" w14:textId="77777777" w:rsidR="00A31E6E" w:rsidRDefault="00000000">
            <w:r>
              <w:rPr>
                <w:color w:val="222222"/>
                <w:sz w:val="20"/>
                <w:szCs w:val="20"/>
              </w:rPr>
              <w:t>Dunkelgrau #222222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0F5F" w14:textId="77777777" w:rsidR="00A31E6E" w:rsidRDefault="00000000">
            <w:r>
              <w:rPr>
                <w:color w:val="222222"/>
                <w:sz w:val="20"/>
                <w:szCs w:val="20"/>
              </w:rPr>
              <w:t>Fließtext</w:t>
            </w:r>
          </w:p>
        </w:tc>
      </w:tr>
    </w:tbl>
    <w:p w14:paraId="488FD2FF" w14:textId="77777777" w:rsidR="00A31E6E" w:rsidRDefault="00A31E6E">
      <w:pPr>
        <w:spacing w:after="120"/>
      </w:pPr>
    </w:p>
    <w:p w14:paraId="509E5455" w14:textId="77777777" w:rsidR="00A31E6E" w:rsidRDefault="00000000">
      <w:pPr>
        <w:spacing w:after="160"/>
      </w:pPr>
      <w:r>
        <w:rPr>
          <w:color w:val="222222"/>
        </w:rPr>
        <w:t>Wirkung: Ruhig, vertrauensvoll, erdend, senior*innenfreundlich, gemeinwohlorientiert und nicht kommerziell.</w:t>
      </w:r>
    </w:p>
    <w:p w14:paraId="65161698" w14:textId="77777777" w:rsidR="00A31E6E" w:rsidRDefault="00000000">
      <w:pPr>
        <w:spacing w:after="160"/>
      </w:pPr>
      <w:r>
        <w:rPr>
          <w:b/>
          <w:bCs/>
          <w:color w:val="222222"/>
        </w:rPr>
        <w:t>WICHTIG: Darauf achten, dass keine Monotonie in der Farbwelt aufkommt.</w:t>
      </w:r>
    </w:p>
    <w:p w14:paraId="1B6DBDA2" w14:textId="77777777" w:rsidR="00A31E6E" w:rsidRDefault="00000000">
      <w:r>
        <w:br w:type="page"/>
      </w:r>
    </w:p>
    <w:p w14:paraId="5C109F5B" w14:textId="77777777" w:rsidR="00A31E6E" w:rsidRDefault="00000000">
      <w:pPr>
        <w:pStyle w:val="berschrift1"/>
      </w:pPr>
      <w:r>
        <w:lastRenderedPageBreak/>
        <w:t>10. Umsetzung in Etappen</w:t>
      </w:r>
    </w:p>
    <w:p w14:paraId="04BE460C" w14:textId="77777777" w:rsidR="00A31E6E" w:rsidRDefault="00000000">
      <w:pPr>
        <w:pStyle w:val="berschrift2"/>
      </w:pPr>
      <w:r>
        <w:t>MVP (Phase 1 – Projektstart 2026)</w:t>
      </w:r>
    </w:p>
    <w:p w14:paraId="1291E1A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Startseite</w:t>
      </w:r>
    </w:p>
    <w:p w14:paraId="0189718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Projektseite</w:t>
      </w:r>
    </w:p>
    <w:p w14:paraId="10D3DBB9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Kalender mit Anmeldung (Minimal-Variante)</w:t>
      </w:r>
    </w:p>
    <w:p w14:paraId="2AA0FFB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Kontakt</w:t>
      </w:r>
    </w:p>
    <w:p w14:paraId="7D7F7EC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Partner &amp; Förderhinweis</w:t>
      </w:r>
    </w:p>
    <w:p w14:paraId="1F2EEE8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Newsletter-Anmeldung</w:t>
      </w:r>
    </w:p>
    <w:p w14:paraId="6681472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DE/EN-Struktur</w:t>
      </w:r>
    </w:p>
    <w:p w14:paraId="089346B0" w14:textId="77777777" w:rsidR="00A31E6E" w:rsidRDefault="00000000">
      <w:pPr>
        <w:spacing w:after="120"/>
      </w:pPr>
      <w:r>
        <w:rPr>
          <w:i/>
          <w:iCs/>
          <w:color w:val="222222"/>
        </w:rPr>
        <w:t>Ziel: funktionale Transparenz + Orientierung.</w:t>
      </w:r>
    </w:p>
    <w:p w14:paraId="150B852A" w14:textId="77777777" w:rsidR="00A31E6E" w:rsidRDefault="00000000">
      <w:pPr>
        <w:pStyle w:val="berschrift3"/>
      </w:pPr>
      <w:r>
        <w:t>Anmeldung – Minimal-Variante (MVP)</w:t>
      </w:r>
    </w:p>
    <w:p w14:paraId="76004AB6" w14:textId="77777777" w:rsidR="00A31E6E" w:rsidRDefault="00000000">
      <w:pPr>
        <w:spacing w:after="160"/>
      </w:pPr>
      <w:r>
        <w:rPr>
          <w:color w:val="222222"/>
        </w:rPr>
        <w:t>Formular pro Workshop mit den Feldern: Name, Telefon, E-Mail (optional), Begleitperson. Bestätigungsmail automatisch, DSGVO-Einwilligung.</w:t>
      </w:r>
    </w:p>
    <w:p w14:paraId="043F19A3" w14:textId="77777777" w:rsidR="00A31E6E" w:rsidRDefault="00000000">
      <w:pPr>
        <w:pStyle w:val="berschrift2"/>
      </w:pPr>
      <w:r>
        <w:t>Phase 2 (laufendes Projekt)</w:t>
      </w:r>
    </w:p>
    <w:p w14:paraId="03C73CE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Aktivitätsarchiv</w:t>
      </w:r>
    </w:p>
    <w:p w14:paraId="0D778C9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Downloadbereich</w:t>
      </w:r>
    </w:p>
    <w:p w14:paraId="3E58175A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Bildergalerien</w:t>
      </w:r>
    </w:p>
    <w:p w14:paraId="5484A38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Externe Veranstaltungen</w:t>
      </w:r>
    </w:p>
    <w:p w14:paraId="7F821E9F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Erweiterung der Anmeldung: Warteliste, CSV-Export für Orga-Team</w:t>
      </w:r>
    </w:p>
    <w:p w14:paraId="3DDDBCE3" w14:textId="77777777" w:rsidR="00A31E6E" w:rsidRDefault="00000000">
      <w:pPr>
        <w:pStyle w:val="berschrift2"/>
      </w:pPr>
      <w:r>
        <w:t>Phase 3 (Projektabschluss 2026)</w:t>
      </w:r>
    </w:p>
    <w:p w14:paraId="7EA4255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Abschlussbericht</w:t>
      </w:r>
    </w:p>
    <w:p w14:paraId="7A3A0C8A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Wirkungsauswertung</w:t>
      </w:r>
    </w:p>
    <w:p w14:paraId="20000D5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Kennzahlen</w:t>
      </w:r>
    </w:p>
    <w:p w14:paraId="3D0C51D1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Archivstruktur für Folgeprojekte</w:t>
      </w:r>
    </w:p>
    <w:p w14:paraId="1CAB93E6" w14:textId="77777777" w:rsidR="00A31E6E" w:rsidRDefault="00000000">
      <w:pPr>
        <w:pStyle w:val="berschrift2"/>
      </w:pPr>
      <w:r>
        <w:t>Phase 4 (Trägerentwicklung ab 2027)</w:t>
      </w:r>
    </w:p>
    <w:p w14:paraId="7D559147" w14:textId="77777777" w:rsidR="00A31E6E" w:rsidRDefault="00000000">
      <w:pPr>
        <w:spacing w:after="160"/>
      </w:pPr>
      <w:r>
        <w:rPr>
          <w:color w:val="222222"/>
        </w:rPr>
        <w:t>Die Website wird von „Gemeinsam Kochen – Gemeinsam Wachsen“ zu „Projekte von Mavka.Berlin.Volunteers“ erweitert.</w:t>
      </w:r>
    </w:p>
    <w:p w14:paraId="56B34FDF" w14:textId="77777777" w:rsidR="00A31E6E" w:rsidRDefault="00000000">
      <w:pPr>
        <w:spacing w:after="160"/>
      </w:pPr>
      <w:r>
        <w:rPr>
          <w:color w:val="222222"/>
        </w:rPr>
        <w:t>Ergänzungen:</w:t>
      </w:r>
    </w:p>
    <w:p w14:paraId="380BFA4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Weitere Projekte</w:t>
      </w:r>
    </w:p>
    <w:p w14:paraId="3E8C33B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Ehrenamt</w:t>
      </w:r>
    </w:p>
    <w:p w14:paraId="23A9558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Jahresberichte</w:t>
      </w:r>
    </w:p>
    <w:p w14:paraId="32436959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Vision &amp; Mission des Trägers</w:t>
      </w:r>
    </w:p>
    <w:p w14:paraId="5F2D497B" w14:textId="77777777" w:rsidR="00A31E6E" w:rsidRDefault="00000000">
      <w:pPr>
        <w:pStyle w:val="berschrift3"/>
      </w:pPr>
      <w:r>
        <w:t>Laufende Betreuung (alle Phasen)</w:t>
      </w:r>
    </w:p>
    <w:p w14:paraId="6768DED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Technischer Support und Fehlerbehebung</w:t>
      </w:r>
    </w:p>
    <w:p w14:paraId="3D39617A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Anpassungen an Inhalten oder Funktionen</w:t>
      </w:r>
    </w:p>
    <w:p w14:paraId="5D5D65D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lastRenderedPageBreak/>
        <w:t>Beratung hinsichtlich sinnvoller Lösungen und Best Practices</w:t>
      </w:r>
    </w:p>
    <w:p w14:paraId="63184E0E" w14:textId="77777777" w:rsidR="00A31E6E" w:rsidRDefault="00000000">
      <w:pPr>
        <w:pStyle w:val="berschrift3"/>
      </w:pPr>
      <w:r>
        <w:t xml:space="preserve">Vorhandene Inhalte &amp; </w:t>
      </w:r>
      <w:proofErr w:type="spellStart"/>
      <w:r>
        <w:t>Social</w:t>
      </w:r>
      <w:proofErr w:type="spellEnd"/>
      <w:r>
        <w:t xml:space="preserve"> Media</w:t>
      </w:r>
    </w:p>
    <w:p w14:paraId="3677595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 xml:space="preserve">Instagram: </w:t>
      </w:r>
      <w:proofErr w:type="gramStart"/>
      <w:r>
        <w:rPr>
          <w:color w:val="222222"/>
        </w:rPr>
        <w:t>mavka.berlin</w:t>
      </w:r>
      <w:proofErr w:type="gramEnd"/>
      <w:r>
        <w:rPr>
          <w:color w:val="222222"/>
        </w:rPr>
        <w:t>.volunteers</w:t>
      </w:r>
    </w:p>
    <w:p w14:paraId="1BAB017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Facebook-Seite vorhanden</w:t>
      </w:r>
    </w:p>
    <w:p w14:paraId="0A635E0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Workshop-Anmeldeformulare (Google Forms) vorhanden</w:t>
      </w:r>
    </w:p>
    <w:p w14:paraId="211A6CA3" w14:textId="77777777" w:rsidR="00A31E6E" w:rsidRDefault="00000000">
      <w:pPr>
        <w:pStyle w:val="berschrift1"/>
      </w:pPr>
      <w:r>
        <w:t>11. CMS-Anforderungen</w:t>
      </w:r>
    </w:p>
    <w:p w14:paraId="0DC67100" w14:textId="77777777" w:rsidR="00A31E6E" w:rsidRDefault="00000000">
      <w:pPr>
        <w:spacing w:after="160"/>
      </w:pPr>
      <w:r>
        <w:rPr>
          <w:color w:val="222222"/>
        </w:rPr>
        <w:t>Redaktionelle Pflege durch kleines, überwiegend ehrenamtliches Team.</w:t>
      </w:r>
    </w:p>
    <w:p w14:paraId="10E9C0EE" w14:textId="77777777" w:rsidR="00A31E6E" w:rsidRDefault="00000000">
      <w:pPr>
        <w:pStyle w:val="berschrift3"/>
      </w:pPr>
      <w:r>
        <w:t>Must</w:t>
      </w:r>
    </w:p>
    <w:p w14:paraId="729B1937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Intuitive Backend-Struktur</w:t>
      </w:r>
    </w:p>
    <w:p w14:paraId="43233A0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Klare Inhaltstypen (Workshop, Bericht, Seite)</w:t>
      </w:r>
    </w:p>
    <w:p w14:paraId="39752F4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Rollenverwaltung (Redakteur / Admin)</w:t>
      </w:r>
    </w:p>
    <w:p w14:paraId="5FA3746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Medienbibliothek mit einfacher Bildpflege</w:t>
      </w:r>
    </w:p>
    <w:p w14:paraId="1CB4B94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Mehrsprachigkeit einfach duplizierbar</w:t>
      </w:r>
    </w:p>
    <w:p w14:paraId="5C34C54A" w14:textId="77777777" w:rsidR="00A31E6E" w:rsidRDefault="00A31E6E">
      <w:pPr>
        <w:spacing w:after="80"/>
      </w:pPr>
    </w:p>
    <w:p w14:paraId="6F818252" w14:textId="77777777" w:rsidR="00A31E6E" w:rsidRDefault="00000000">
      <w:pPr>
        <w:spacing w:after="160"/>
      </w:pPr>
      <w:r>
        <w:rPr>
          <w:b/>
          <w:bCs/>
          <w:color w:val="222222"/>
        </w:rPr>
        <w:t xml:space="preserve">Wichtig: </w:t>
      </w:r>
      <w:r>
        <w:rPr>
          <w:color w:val="222222"/>
        </w:rPr>
        <w:t>Keine komplexen Custom-Strukturen, die Wartung erschweren.</w:t>
      </w:r>
    </w:p>
    <w:p w14:paraId="567166D8" w14:textId="77777777" w:rsidR="00A31E6E" w:rsidRDefault="00000000">
      <w:pPr>
        <w:pStyle w:val="berschrift2"/>
      </w:pPr>
      <w:r>
        <w:t>Verfügbarer Tech-Stack</w:t>
      </w:r>
    </w:p>
    <w:p w14:paraId="57834B4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Hosting: Hostinger Cloud Enterprise mit MCP</w:t>
      </w:r>
    </w:p>
    <w:p w14:paraId="62EACDD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Frontend-Frameworks: Next.js, Nuxt, Vite, SvelteKit, React, Angular, Astro u. a.</w:t>
      </w:r>
    </w:p>
    <w:p w14:paraId="64E760AF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Bei steigender Komplexität: WordPress + Astra Pro + Spectra Pro</w:t>
      </w:r>
    </w:p>
    <w:p w14:paraId="1B750087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Formulare: SureForms Pro oder Jet FormBuilder Pro</w:t>
      </w:r>
    </w:p>
    <w:p w14:paraId="72A2048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Mehrsprachigkeit: WPML Pro (bei WordPress-Variante)</w:t>
      </w:r>
    </w:p>
    <w:p w14:paraId="4C954FF7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Newsletter: Hostinger Reach</w:t>
      </w:r>
    </w:p>
    <w:p w14:paraId="1729A028" w14:textId="77777777" w:rsidR="00A31E6E" w:rsidRDefault="00000000">
      <w:r>
        <w:br w:type="page"/>
      </w:r>
    </w:p>
    <w:p w14:paraId="32F1E7D0" w14:textId="77777777" w:rsidR="00A31E6E" w:rsidRDefault="00000000">
      <w:pPr>
        <w:pStyle w:val="berschrift1"/>
      </w:pPr>
      <w:r>
        <w:lastRenderedPageBreak/>
        <w:t>12. Startseite – Wireframe</w:t>
      </w:r>
    </w:p>
    <w:p w14:paraId="0556E2C5" w14:textId="77777777" w:rsidR="00A31E6E" w:rsidRDefault="00000000">
      <w:pPr>
        <w:spacing w:after="160"/>
      </w:pPr>
      <w:r>
        <w:rPr>
          <w:color w:val="222222"/>
        </w:rPr>
        <w:t>Inhaltliche Struktur der Startseite nach Modulen, basierend auf den freigegebenen Personas und der Rolle der Website als Informations- und Transparenzplattform. Mobile-first gedacht.</w:t>
      </w:r>
    </w:p>
    <w:p w14:paraId="714648A0" w14:textId="77777777" w:rsidR="00A31E6E" w:rsidRDefault="00000000">
      <w:pPr>
        <w:pStyle w:val="berschrift3"/>
      </w:pPr>
      <w:r>
        <w:t>Grundprinzipien</w:t>
      </w:r>
    </w:p>
    <w:p w14:paraId="305D10A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Handlungsorientiert statt erklärlastig</w:t>
      </w:r>
    </w:p>
    <w:p w14:paraId="7D5460C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„Nächster Termin zuerst“ (konkreter Nutzen)</w:t>
      </w:r>
    </w:p>
    <w:p w14:paraId="2911C681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Einfache Sprache, kurze Blöcke</w:t>
      </w:r>
    </w:p>
    <w:p w14:paraId="29F9014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Überfrachtung (max. 6–7 Inhaltsmodule)</w:t>
      </w:r>
    </w:p>
    <w:p w14:paraId="50B2E66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Startseite = Einstieg, nicht vollständige Erklärung</w:t>
      </w:r>
    </w:p>
    <w:p w14:paraId="7A3D9637" w14:textId="77777777" w:rsidR="00A31E6E" w:rsidRDefault="00000000">
      <w:pPr>
        <w:pStyle w:val="berschrift3"/>
      </w:pPr>
      <w:r>
        <w:t>Module von oben nach unten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A31E6E" w14:paraId="0E525D4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8C0E8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4098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40FE3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Inhalt &amp; Funktion</w:t>
            </w:r>
          </w:p>
        </w:tc>
      </w:tr>
      <w:tr w:rsidR="00A31E6E" w14:paraId="3585AC6B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DA52" w14:textId="77777777" w:rsidR="00A31E6E" w:rsidRDefault="00000000">
            <w:r>
              <w:rPr>
                <w:color w:val="222222"/>
                <w:sz w:val="20"/>
                <w:szCs w:val="20"/>
              </w:rPr>
              <w:t>–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1279F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Header (fix)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9E291" w14:textId="77777777" w:rsidR="00A31E6E" w:rsidRDefault="00000000">
            <w:r>
              <w:rPr>
                <w:color w:val="222222"/>
                <w:sz w:val="20"/>
                <w:szCs w:val="20"/>
              </w:rPr>
              <w:t>Logo / Projektname, Hauptnavigation (6 Punkte), Sprachumschalter DE | EN</w:t>
            </w:r>
          </w:p>
        </w:tc>
      </w:tr>
      <w:tr w:rsidR="00A31E6E" w14:paraId="54975621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533F" w14:textId="77777777" w:rsidR="00A31E6E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7193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Hero / Orientierung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3FE7F" w14:textId="77777777" w:rsidR="00A31E6E" w:rsidRDefault="00000000">
            <w:r>
              <w:rPr>
                <w:color w:val="222222"/>
                <w:sz w:val="20"/>
                <w:szCs w:val="20"/>
              </w:rPr>
              <w:t>Überschrift: „Gemeinsam kochen, sich kennenlernen und Nachbarschaft stärken.“ Unterzeile, Buttons: Nächsten Termin ansehen / Mehr über das Projekt</w:t>
            </w:r>
          </w:p>
        </w:tc>
      </w:tr>
      <w:tr w:rsidR="00A31E6E" w14:paraId="6364134D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23E7" w14:textId="77777777" w:rsidR="00A31E6E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2EAE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Nächster Termin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1BA48" w14:textId="77777777" w:rsidR="00A31E6E" w:rsidRDefault="00000000">
            <w:r>
              <w:rPr>
                <w:color w:val="222222"/>
                <w:sz w:val="20"/>
                <w:szCs w:val="20"/>
              </w:rPr>
              <w:t>Datum, Uhrzeit, Ort, Kurzbeschreibung, Button: Mehr Infos / Anrufen. Wichtigstes Modul der gesamten Website.</w:t>
            </w:r>
          </w:p>
        </w:tc>
      </w:tr>
      <w:tr w:rsidR="00A31E6E" w14:paraId="41587909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56531" w14:textId="77777777" w:rsidR="00A31E6E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7B1B7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Teilnahme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73B4" w14:textId="77777777" w:rsidR="00A31E6E" w:rsidRDefault="00000000">
            <w:r>
              <w:rPr>
                <w:color w:val="222222"/>
                <w:sz w:val="20"/>
                <w:szCs w:val="20"/>
              </w:rPr>
              <w:t>3 Optionen: Einfach vorbeikommen / Anrufen / E-Mail. Icons + kurze Texte, keine Formulare auf der Startseite.</w:t>
            </w:r>
          </w:p>
        </w:tc>
      </w:tr>
      <w:tr w:rsidR="00A31E6E" w14:paraId="1443457B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3465" w14:textId="77777777" w:rsidR="00A31E6E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F6A2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Projekt in Kürze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88CEE" w14:textId="77777777" w:rsidR="00A31E6E" w:rsidRDefault="00000000">
            <w:r>
              <w:rPr>
                <w:color w:val="222222"/>
                <w:sz w:val="20"/>
                <w:szCs w:val="20"/>
              </w:rPr>
              <w:t>Kurztext (max. 3 Sätze), Stichpunkte: Begegnung, Kochen, Nachhaltigkeit. Link: Mehr über das Projekt.</w:t>
            </w:r>
          </w:p>
        </w:tc>
      </w:tr>
      <w:tr w:rsidR="00A31E6E" w14:paraId="28B8B6E5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29F1" w14:textId="77777777" w:rsidR="00A31E6E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F047B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Rückblicke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94D0" w14:textId="77777777" w:rsidR="00A31E6E" w:rsidRDefault="00000000">
            <w:r>
              <w:rPr>
                <w:color w:val="222222"/>
                <w:sz w:val="20"/>
                <w:szCs w:val="20"/>
              </w:rPr>
              <w:t>1–3 aktuelle Rückblicke (Foto, Titel, Datum). Link: Alle Rückblicke ansehen.</w:t>
            </w:r>
          </w:p>
        </w:tc>
      </w:tr>
      <w:tr w:rsidR="00A31E6E" w14:paraId="5B6960A5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4608" w14:textId="77777777" w:rsidR="00A31E6E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8EC1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Träger &amp; Förderung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4088" w14:textId="77777777" w:rsidR="00A31E6E" w:rsidRDefault="00000000">
            <w:r>
              <w:rPr>
                <w:color w:val="222222"/>
                <w:sz w:val="20"/>
                <w:szCs w:val="20"/>
              </w:rPr>
              <w:t>Trägername, Förderhinweis (FEIN / Bezirk), Logos klein und ruhig. Link: Träger &amp; Kontakt.</w:t>
            </w:r>
          </w:p>
        </w:tc>
      </w:tr>
      <w:tr w:rsidR="00A31E6E" w14:paraId="705D9E23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D7F77" w14:textId="77777777" w:rsidR="00A31E6E" w:rsidRDefault="00000000">
            <w:r>
              <w:rPr>
                <w:color w:val="222222"/>
                <w:sz w:val="20"/>
                <w:szCs w:val="20"/>
              </w:rPr>
              <w:t>–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FFD27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Footer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FA3D8" w14:textId="77777777" w:rsidR="00A31E6E" w:rsidRDefault="00000000">
            <w:r>
              <w:rPr>
                <w:color w:val="222222"/>
                <w:sz w:val="20"/>
                <w:szCs w:val="20"/>
              </w:rPr>
              <w:t>Kontakt (Telefon, E-Mail), Impressum, Datenschutz, Barrierefreiheit, Sprachumschalter.</w:t>
            </w:r>
          </w:p>
        </w:tc>
      </w:tr>
    </w:tbl>
    <w:p w14:paraId="52888A8B" w14:textId="77777777" w:rsidR="00A31E6E" w:rsidRDefault="00A31E6E">
      <w:pPr>
        <w:spacing w:after="160"/>
      </w:pPr>
    </w:p>
    <w:p w14:paraId="5B37CAA4" w14:textId="77777777" w:rsidR="00A31E6E" w:rsidRDefault="00000000">
      <w:pPr>
        <w:pStyle w:val="berschrift3"/>
      </w:pPr>
      <w:r>
        <w:t>Was bewusst nicht auf der Startseite ist</w:t>
      </w:r>
    </w:p>
    <w:p w14:paraId="0665CEBF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Lange Projekttexte</w:t>
      </w:r>
    </w:p>
    <w:p w14:paraId="0AB92EB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Vollständige Zielbeschreibungen</w:t>
      </w:r>
    </w:p>
    <w:p w14:paraId="7D41ADD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PDFs</w:t>
      </w:r>
    </w:p>
    <w:p w14:paraId="5BB80EDD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Komplexe Filter</w:t>
      </w:r>
    </w:p>
    <w:p w14:paraId="3F1F1FCF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Newsletter-Formular (nur Verlinkung)</w:t>
      </w:r>
    </w:p>
    <w:p w14:paraId="281414C7" w14:textId="77777777" w:rsidR="00A31E6E" w:rsidRDefault="00000000">
      <w:pPr>
        <w:spacing w:after="160"/>
      </w:pPr>
      <w:r>
        <w:rPr>
          <w:i/>
          <w:iCs/>
          <w:color w:val="222222"/>
        </w:rPr>
        <w:t>Alles Detaillierte gehört auf Unterseiten.</w:t>
      </w:r>
    </w:p>
    <w:p w14:paraId="256DE233" w14:textId="77777777" w:rsidR="00A31E6E" w:rsidRDefault="00000000">
      <w:r>
        <w:br w:type="page"/>
      </w:r>
    </w:p>
    <w:p w14:paraId="038B7215" w14:textId="77777777" w:rsidR="00A31E6E" w:rsidRDefault="00000000">
      <w:pPr>
        <w:pStyle w:val="berschrift1"/>
      </w:pPr>
      <w:r>
        <w:lastRenderedPageBreak/>
        <w:t>13. Designsystem – Komponentenübersicht</w:t>
      </w:r>
    </w:p>
    <w:p w14:paraId="17A441E9" w14:textId="77777777" w:rsidR="00A31E6E" w:rsidRDefault="00000000">
      <w:pPr>
        <w:spacing w:after="160"/>
      </w:pPr>
      <w:r>
        <w:rPr>
          <w:color w:val="222222"/>
        </w:rPr>
        <w:t>Skalierbares, barrierearmes, wartungsfreundliches System, das vom Projekt 2026 zur Trägerplattform ab 2027 wachsen kann.</w:t>
      </w:r>
    </w:p>
    <w:p w14:paraId="1381368D" w14:textId="77777777" w:rsidR="00A31E6E" w:rsidRDefault="00000000">
      <w:pPr>
        <w:pStyle w:val="berschrift2"/>
      </w:pPr>
      <w:r>
        <w:t>Design Tokens</w:t>
      </w:r>
    </w:p>
    <w:p w14:paraId="5F168DD2" w14:textId="77777777" w:rsidR="00A31E6E" w:rsidRDefault="00000000">
      <w:pPr>
        <w:pStyle w:val="berschrift3"/>
      </w:pPr>
      <w:r>
        <w:t>Farben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A31E6E" w14:paraId="52ABBA92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B9FE1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17ED7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Wert</w:t>
            </w:r>
          </w:p>
        </w:tc>
      </w:tr>
      <w:tr w:rsidR="00A31E6E" w14:paraId="7BD8B3D7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6349" w14:textId="77777777" w:rsidR="00A31E6E" w:rsidRDefault="00000000">
            <w:r>
              <w:rPr>
                <w:color w:val="222222"/>
                <w:sz w:val="20"/>
                <w:szCs w:val="20"/>
              </w:rPr>
              <w:t>--color-primary-700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9EBF" w14:textId="77777777" w:rsidR="00A31E6E" w:rsidRDefault="00000000">
            <w:r>
              <w:rPr>
                <w:color w:val="222222"/>
                <w:sz w:val="20"/>
                <w:szCs w:val="20"/>
              </w:rPr>
              <w:t>#1F4D3A (Dunkelgrün)</w:t>
            </w:r>
          </w:p>
        </w:tc>
      </w:tr>
      <w:tr w:rsidR="00A31E6E" w14:paraId="6F066233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309F" w14:textId="77777777" w:rsidR="00A31E6E" w:rsidRDefault="00000000">
            <w:r>
              <w:rPr>
                <w:color w:val="222222"/>
                <w:sz w:val="20"/>
                <w:szCs w:val="20"/>
              </w:rPr>
              <w:t>--color-primary-500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24CA" w14:textId="77777777" w:rsidR="00A31E6E" w:rsidRDefault="00000000">
            <w:r>
              <w:rPr>
                <w:color w:val="222222"/>
                <w:sz w:val="20"/>
                <w:szCs w:val="20"/>
              </w:rPr>
              <w:t>#2F6B52</w:t>
            </w:r>
          </w:p>
        </w:tc>
      </w:tr>
      <w:tr w:rsidR="00A31E6E" w14:paraId="513712B8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2324A" w14:textId="77777777" w:rsidR="00A31E6E" w:rsidRDefault="00000000">
            <w:r>
              <w:rPr>
                <w:color w:val="222222"/>
                <w:sz w:val="20"/>
                <w:szCs w:val="20"/>
              </w:rPr>
              <w:t>--color-primary-300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3327" w14:textId="77777777" w:rsidR="00A31E6E" w:rsidRDefault="00000000">
            <w:del w:id="5" w:author="Claude" w:date="2026-03-04T00:00:00Z">
              <w:r>
                <w:rPr>
                  <w:color w:val="222222"/>
                  <w:sz w:val="20"/>
                  <w:szCs w:val="20"/>
                </w:rPr>
                <w:delText>#2F6B52 (Blattgrün)</w:delText>
              </w:r>
            </w:del>
            <w:r>
              <w:rPr>
                <w:color w:val="222222"/>
                <w:sz w:val="20"/>
                <w:szCs w:val="20"/>
              </w:rPr>
              <w:t>#6BA38E (Helles Grün – für Hover-Hintergründe, Disabled-States)</w:t>
            </w:r>
          </w:p>
        </w:tc>
      </w:tr>
      <w:tr w:rsidR="00A31E6E" w14:paraId="11D49D3E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5F57C" w14:textId="77777777" w:rsidR="00A31E6E" w:rsidRDefault="00000000">
            <w:r>
              <w:rPr>
                <w:color w:val="222222"/>
                <w:sz w:val="20"/>
                <w:szCs w:val="20"/>
              </w:rPr>
              <w:t>--color-accent-500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776C7" w14:textId="77777777" w:rsidR="00A31E6E" w:rsidRDefault="00000000">
            <w:del w:id="6" w:author="Claude" w:date="2026-03-04T00:00:00Z">
              <w:r>
                <w:rPr>
                  <w:color w:val="222222"/>
                  <w:sz w:val="20"/>
                  <w:szCs w:val="20"/>
                </w:rPr>
                <w:delText>#FFBF00 (Amber)</w:delText>
              </w:r>
            </w:del>
            <w:r>
              <w:rPr>
                <w:color w:val="222222"/>
                <w:sz w:val="20"/>
                <w:szCs w:val="20"/>
              </w:rPr>
              <w:t>#8B6500 (Dunkelgold – WCAG-AA-konform auf Creme)</w:t>
            </w:r>
          </w:p>
        </w:tc>
      </w:tr>
      <w:tr w:rsidR="00A31E6E" w14:paraId="764861F7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0B0C" w14:textId="77777777" w:rsidR="00A31E6E" w:rsidRDefault="00000000">
            <w:r>
              <w:rPr>
                <w:color w:val="222222"/>
                <w:sz w:val="20"/>
                <w:szCs w:val="20"/>
              </w:rPr>
              <w:t>--color-bg-default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95B0" w14:textId="77777777" w:rsidR="00A31E6E" w:rsidRDefault="00000000">
            <w:r>
              <w:rPr>
                <w:color w:val="222222"/>
                <w:sz w:val="20"/>
                <w:szCs w:val="20"/>
              </w:rPr>
              <w:t>#F5F2EA (Creme)</w:t>
            </w:r>
          </w:p>
        </w:tc>
      </w:tr>
      <w:tr w:rsidR="00A31E6E" w14:paraId="0F258CF5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3498C" w14:textId="77777777" w:rsidR="00A31E6E" w:rsidRDefault="00000000">
            <w:r>
              <w:rPr>
                <w:color w:val="222222"/>
                <w:sz w:val="20"/>
                <w:szCs w:val="20"/>
              </w:rPr>
              <w:t>--color-text-primary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73A0" w14:textId="77777777" w:rsidR="00A31E6E" w:rsidRDefault="00000000">
            <w:r>
              <w:rPr>
                <w:color w:val="222222"/>
                <w:sz w:val="20"/>
                <w:szCs w:val="20"/>
              </w:rPr>
              <w:t>#222222</w:t>
            </w:r>
          </w:p>
        </w:tc>
      </w:tr>
      <w:tr w:rsidR="00A31E6E" w14:paraId="67D0A481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3F96" w14:textId="77777777" w:rsidR="00A31E6E" w:rsidRDefault="00000000">
            <w:r>
              <w:rPr>
                <w:color w:val="222222"/>
                <w:sz w:val="20"/>
                <w:szCs w:val="20"/>
              </w:rPr>
              <w:t>--color-text-secondary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3A40" w14:textId="77777777" w:rsidR="00A31E6E" w:rsidRDefault="00000000">
            <w:r>
              <w:rPr>
                <w:color w:val="222222"/>
                <w:sz w:val="20"/>
                <w:szCs w:val="20"/>
              </w:rPr>
              <w:t>#555555</w:t>
            </w:r>
          </w:p>
        </w:tc>
      </w:tr>
      <w:tr w:rsidR="00A31E6E" w14:paraId="22927D7C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3E159" w14:textId="77777777" w:rsidR="00A31E6E" w:rsidRDefault="00000000">
            <w:r>
              <w:rPr>
                <w:color w:val="222222"/>
                <w:sz w:val="20"/>
                <w:szCs w:val="20"/>
              </w:rPr>
              <w:t>--color-border-default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F02B" w14:textId="77777777" w:rsidR="00A31E6E" w:rsidRDefault="00000000">
            <w:r>
              <w:rPr>
                <w:color w:val="222222"/>
                <w:sz w:val="20"/>
                <w:szCs w:val="20"/>
              </w:rPr>
              <w:t>#D9D9D9</w:t>
            </w:r>
          </w:p>
        </w:tc>
      </w:tr>
    </w:tbl>
    <w:p w14:paraId="68E4CC0C" w14:textId="77777777" w:rsidR="00A31E6E" w:rsidRDefault="00A31E6E">
      <w:pPr>
        <w:spacing w:after="160"/>
      </w:pPr>
    </w:p>
    <w:p w14:paraId="2C74C592" w14:textId="77777777" w:rsidR="00A31E6E" w:rsidRDefault="00000000">
      <w:pPr>
        <w:pStyle w:val="berschrift3"/>
      </w:pPr>
      <w:r>
        <w:t>Typografie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A31E6E" w14:paraId="749FF7B8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C4A62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E4AFF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Wert</w:t>
            </w:r>
          </w:p>
        </w:tc>
      </w:tr>
      <w:tr w:rsidR="00A31E6E" w14:paraId="0C28362E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3AF1" w14:textId="77777777" w:rsidR="00A31E6E" w:rsidRDefault="00000000">
            <w:r>
              <w:rPr>
                <w:color w:val="222222"/>
                <w:sz w:val="20"/>
                <w:szCs w:val="20"/>
              </w:rPr>
              <w:t>--font-sans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F502" w14:textId="77777777" w:rsidR="00A31E6E" w:rsidRDefault="00000000">
            <w:r>
              <w:rPr>
                <w:color w:val="222222"/>
                <w:sz w:val="20"/>
                <w:szCs w:val="20"/>
              </w:rPr>
              <w:t>Source Sans 3, Inter, sans-serif – Einsatz: Fließtext, Navigation, Buttons, Formularfelder, Bildunterschriften, alle UI-Elemente</w:t>
            </w:r>
          </w:p>
        </w:tc>
      </w:tr>
      <w:tr w:rsidR="00A31E6E" w14:paraId="5D8360F8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3E20" w14:textId="77777777" w:rsidR="00A31E6E" w:rsidRDefault="00000000">
            <w:r>
              <w:rPr>
                <w:color w:val="222222"/>
                <w:sz w:val="20"/>
                <w:szCs w:val="20"/>
              </w:rPr>
              <w:t>--font-serif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5366" w14:textId="77777777" w:rsidR="00A31E6E" w:rsidRDefault="00000000">
            <w:r>
              <w:rPr>
                <w:color w:val="222222"/>
                <w:sz w:val="20"/>
                <w:szCs w:val="20"/>
              </w:rPr>
              <w:t>Source Serif 4, Georgia, serif – Einsatz: Nur Hero-Überschriften (H1) und Zitate/Leitgedanken. Nicht für H2, H3 oder Fließtext verwenden.</w:t>
            </w:r>
          </w:p>
        </w:tc>
      </w:tr>
      <w:tr w:rsidR="00A31E6E" w14:paraId="57081386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0009" w14:textId="77777777" w:rsidR="00A31E6E" w:rsidRDefault="00000000">
            <w:r>
              <w:rPr>
                <w:color w:val="222222"/>
                <w:sz w:val="20"/>
                <w:szCs w:val="20"/>
              </w:rPr>
              <w:t>--font-size-body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A08FF" w14:textId="77777777" w:rsidR="00A31E6E" w:rsidRDefault="00000000">
            <w:r>
              <w:rPr>
                <w:color w:val="222222"/>
                <w:sz w:val="20"/>
                <w:szCs w:val="20"/>
              </w:rPr>
              <w:t>18px</w:t>
            </w:r>
          </w:p>
        </w:tc>
      </w:tr>
      <w:tr w:rsidR="00A31E6E" w14:paraId="6E9F7F2E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E34E" w14:textId="77777777" w:rsidR="00A31E6E" w:rsidRDefault="00000000">
            <w:r>
              <w:rPr>
                <w:color w:val="222222"/>
                <w:sz w:val="20"/>
                <w:szCs w:val="20"/>
              </w:rPr>
              <w:t>--font-size-h1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0931" w14:textId="77777777" w:rsidR="00A31E6E" w:rsidRDefault="00000000">
            <w:r>
              <w:rPr>
                <w:color w:val="222222"/>
                <w:sz w:val="20"/>
                <w:szCs w:val="20"/>
              </w:rPr>
              <w:t>42px</w:t>
            </w:r>
          </w:p>
        </w:tc>
      </w:tr>
      <w:tr w:rsidR="00A31E6E" w14:paraId="052263FF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EF481" w14:textId="77777777" w:rsidR="00A31E6E" w:rsidRDefault="00000000">
            <w:r>
              <w:rPr>
                <w:color w:val="222222"/>
                <w:sz w:val="20"/>
                <w:szCs w:val="20"/>
              </w:rPr>
              <w:t>--font-size-h2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6EF2D" w14:textId="77777777" w:rsidR="00A31E6E" w:rsidRDefault="00000000">
            <w:del w:id="7" w:author="Claude" w:date="2026-03-04T00:00:00Z">
              <w:r>
                <w:rPr>
                  <w:color w:val="222222"/>
                  <w:sz w:val="20"/>
                  <w:szCs w:val="20"/>
                </w:rPr>
                <w:delText>32px</w:delText>
              </w:r>
            </w:del>
            <w:r>
              <w:rPr>
                <w:color w:val="222222"/>
                <w:sz w:val="20"/>
                <w:szCs w:val="20"/>
              </w:rPr>
              <w:t>36px (erhöht für bessere Unterscheidung zu H3)</w:t>
            </w:r>
          </w:p>
        </w:tc>
      </w:tr>
      <w:tr w:rsidR="00A31E6E" w14:paraId="2F88C013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EE87" w14:textId="77777777" w:rsidR="00A31E6E" w:rsidRDefault="00000000">
            <w:r>
              <w:rPr>
                <w:color w:val="222222"/>
                <w:sz w:val="20"/>
                <w:szCs w:val="20"/>
              </w:rPr>
              <w:t>--font-size-h3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700F" w14:textId="77777777" w:rsidR="00A31E6E" w:rsidRDefault="00000000">
            <w:r>
              <w:rPr>
                <w:color w:val="222222"/>
                <w:sz w:val="20"/>
                <w:szCs w:val="20"/>
              </w:rPr>
              <w:t>24px</w:t>
            </w:r>
          </w:p>
        </w:tc>
      </w:tr>
      <w:tr w:rsidR="00A31E6E" w14:paraId="6B6E711A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D5D77" w14:textId="77777777" w:rsidR="00A31E6E" w:rsidRDefault="00000000">
            <w:r>
              <w:rPr>
                <w:color w:val="222222"/>
                <w:sz w:val="20"/>
                <w:szCs w:val="20"/>
              </w:rPr>
              <w:t>--line-height-body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596C" w14:textId="77777777" w:rsidR="00A31E6E" w:rsidRDefault="00000000">
            <w:r>
              <w:rPr>
                <w:color w:val="222222"/>
                <w:sz w:val="20"/>
                <w:szCs w:val="20"/>
              </w:rPr>
              <w:t>1.65</w:t>
            </w:r>
          </w:p>
        </w:tc>
      </w:tr>
    </w:tbl>
    <w:p w14:paraId="06F5EFBB" w14:textId="77777777" w:rsidR="00A31E6E" w:rsidRDefault="00A31E6E">
      <w:pPr>
        <w:spacing w:after="160"/>
      </w:pPr>
    </w:p>
    <w:p w14:paraId="23FA8106" w14:textId="77777777" w:rsidR="00A31E6E" w:rsidRDefault="00000000">
      <w:pPr>
        <w:pStyle w:val="berschrift3"/>
      </w:pPr>
      <w:r>
        <w:t>Abstände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A31E6E" w14:paraId="78FF62D4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47D79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E70EF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Wert</w:t>
            </w:r>
          </w:p>
        </w:tc>
      </w:tr>
      <w:tr w:rsidR="00A31E6E" w14:paraId="4B9DD6F8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F4F54" w14:textId="77777777" w:rsidR="00A31E6E" w:rsidRDefault="00000000">
            <w:r>
              <w:rPr>
                <w:color w:val="222222"/>
                <w:sz w:val="20"/>
                <w:szCs w:val="20"/>
              </w:rPr>
              <w:t>--space-xs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35482" w14:textId="77777777" w:rsidR="00A31E6E" w:rsidRDefault="00000000">
            <w:r>
              <w:rPr>
                <w:color w:val="222222"/>
                <w:sz w:val="20"/>
                <w:szCs w:val="20"/>
              </w:rPr>
              <w:t>8px</w:t>
            </w:r>
          </w:p>
        </w:tc>
      </w:tr>
      <w:tr w:rsidR="00A31E6E" w14:paraId="7A81FB41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B679" w14:textId="77777777" w:rsidR="00A31E6E" w:rsidRDefault="00000000">
            <w:r>
              <w:rPr>
                <w:color w:val="222222"/>
                <w:sz w:val="20"/>
                <w:szCs w:val="20"/>
              </w:rPr>
              <w:t>--space-sm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F348" w14:textId="77777777" w:rsidR="00A31E6E" w:rsidRDefault="00000000">
            <w:r>
              <w:rPr>
                <w:color w:val="222222"/>
                <w:sz w:val="20"/>
                <w:szCs w:val="20"/>
              </w:rPr>
              <w:t>16px</w:t>
            </w:r>
          </w:p>
        </w:tc>
      </w:tr>
      <w:tr w:rsidR="00A31E6E" w14:paraId="0089999E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D9C8" w14:textId="77777777" w:rsidR="00A31E6E" w:rsidRDefault="00000000">
            <w:r>
              <w:rPr>
                <w:color w:val="222222"/>
                <w:sz w:val="20"/>
                <w:szCs w:val="20"/>
              </w:rPr>
              <w:t>--space-md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C086" w14:textId="77777777" w:rsidR="00A31E6E" w:rsidRDefault="00000000">
            <w:r>
              <w:rPr>
                <w:color w:val="222222"/>
                <w:sz w:val="20"/>
                <w:szCs w:val="20"/>
              </w:rPr>
              <w:t>24px</w:t>
            </w:r>
          </w:p>
        </w:tc>
      </w:tr>
      <w:tr w:rsidR="00A31E6E" w14:paraId="64A92F17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FA12" w14:textId="77777777" w:rsidR="00A31E6E" w:rsidRDefault="00000000">
            <w:r>
              <w:rPr>
                <w:color w:val="222222"/>
                <w:sz w:val="20"/>
                <w:szCs w:val="20"/>
              </w:rPr>
              <w:t>--space-lg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5CCF" w14:textId="77777777" w:rsidR="00A31E6E" w:rsidRDefault="00000000">
            <w:r>
              <w:rPr>
                <w:color w:val="222222"/>
                <w:sz w:val="20"/>
                <w:szCs w:val="20"/>
              </w:rPr>
              <w:t>48px</w:t>
            </w:r>
          </w:p>
        </w:tc>
      </w:tr>
      <w:tr w:rsidR="00A31E6E" w14:paraId="1328A72B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0608B" w14:textId="77777777" w:rsidR="00A31E6E" w:rsidRDefault="00000000">
            <w:r>
              <w:rPr>
                <w:color w:val="222222"/>
                <w:sz w:val="20"/>
                <w:szCs w:val="20"/>
              </w:rPr>
              <w:t>--space-xl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49082" w14:textId="77777777" w:rsidR="00A31E6E" w:rsidRDefault="00000000">
            <w:r>
              <w:rPr>
                <w:color w:val="222222"/>
                <w:sz w:val="20"/>
                <w:szCs w:val="20"/>
              </w:rPr>
              <w:t>80px</w:t>
            </w:r>
          </w:p>
        </w:tc>
      </w:tr>
      <w:tr w:rsidR="00A31E6E" w14:paraId="2C49829C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1CB3B" w14:textId="77777777" w:rsidR="00A31E6E" w:rsidRDefault="00000000">
            <w:r>
              <w:rPr>
                <w:color w:val="222222"/>
                <w:sz w:val="20"/>
                <w:szCs w:val="20"/>
              </w:rPr>
              <w:lastRenderedPageBreak/>
              <w:t>Zwischen Sektionen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4928" w14:textId="77777777" w:rsidR="00A31E6E" w:rsidRDefault="00000000">
            <w:del w:id="8" w:author="Claude" w:date="2026-03-04T00:00:00Z">
              <w:r>
                <w:rPr>
                  <w:color w:val="222222"/>
                  <w:sz w:val="20"/>
                  <w:szCs w:val="20"/>
                </w:rPr>
                <w:delText>80–100px</w:delText>
              </w:r>
            </w:del>
            <w:r>
              <w:rPr>
                <w:color w:val="222222"/>
                <w:sz w:val="20"/>
                <w:szCs w:val="20"/>
              </w:rPr>
              <w:t>80px (fester Wert statt Spanne)</w:t>
            </w:r>
          </w:p>
        </w:tc>
      </w:tr>
    </w:tbl>
    <w:p w14:paraId="1B2476E9" w14:textId="77777777" w:rsidR="00A31E6E" w:rsidRDefault="00A31E6E">
      <w:pPr>
        <w:spacing w:after="200"/>
      </w:pPr>
    </w:p>
    <w:p w14:paraId="60F2931F" w14:textId="77777777" w:rsidR="00A31E6E" w:rsidRDefault="00000000">
      <w:pPr>
        <w:pStyle w:val="berschrift2"/>
      </w:pPr>
      <w:r>
        <w:t>Layout</w:t>
      </w:r>
    </w:p>
    <w:p w14:paraId="5502FB3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12-Spalten-Grid (Desktop), Max-Content-Breite: 1100–1200px</w:t>
      </w:r>
    </w:p>
    <w:p w14:paraId="6E6CE0A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Innenabstand: mind. 24px seitlich</w:t>
      </w:r>
    </w:p>
    <w:p w14:paraId="61F30E7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Mobile: Einspaltig, große Abstände, Buttons volle Breite</w:t>
      </w:r>
    </w:p>
    <w:p w14:paraId="447E635D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Radius: 6–8px, Shadow: dezent (0 2px 6px rgba(0,0,0,0.05))</w:t>
      </w:r>
    </w:p>
    <w:p w14:paraId="3FB6BDDA" w14:textId="77777777" w:rsidR="00A31E6E" w:rsidRDefault="00000000">
      <w:pPr>
        <w:pStyle w:val="berschrift2"/>
      </w:pPr>
      <w:r>
        <w:t>Kernkomponenten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9"/>
        <w:gridCol w:w="3154"/>
        <w:gridCol w:w="3253"/>
      </w:tblGrid>
      <w:tr w:rsidR="00A31E6E" w14:paraId="1AC8D0AC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3095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A9C8C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Varianten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4673A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Hinweise</w:t>
            </w:r>
          </w:p>
        </w:tc>
      </w:tr>
      <w:tr w:rsidR="00A31E6E" w14:paraId="04B3B289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A1D98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Button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1228" w14:textId="77777777" w:rsidR="00A31E6E" w:rsidRDefault="00000000">
            <w:r>
              <w:rPr>
                <w:color w:val="222222"/>
                <w:sz w:val="20"/>
                <w:szCs w:val="20"/>
              </w:rPr>
              <w:t>Primary, Secondary, Text-Link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5C61" w14:textId="77777777" w:rsidR="00A31E6E" w:rsidRDefault="00000000">
            <w:r>
              <w:rPr>
                <w:color w:val="222222"/>
                <w:sz w:val="20"/>
                <w:szCs w:val="20"/>
              </w:rPr>
              <w:t>States: default, hover, focus (sichtbar!), disabled. Immer klar benennen.</w:t>
            </w:r>
          </w:p>
        </w:tc>
      </w:tr>
      <w:tr w:rsidR="00A31E6E" w14:paraId="3E90E270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D535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Card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4F3D" w14:textId="77777777" w:rsidR="00A31E6E" w:rsidRDefault="00000000">
            <w:r>
              <w:rPr>
                <w:color w:val="222222"/>
                <w:sz w:val="20"/>
                <w:szCs w:val="20"/>
              </w:rPr>
              <w:t>default, compact, highlight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89BD" w14:textId="77777777" w:rsidR="00A31E6E" w:rsidRDefault="00000000">
            <w:r>
              <w:rPr>
                <w:color w:val="222222"/>
                <w:sz w:val="20"/>
                <w:szCs w:val="20"/>
              </w:rPr>
              <w:t>Für Workshops, News, Dokumente. Weißer Hintergrund, 8px Radius.</w:t>
            </w:r>
          </w:p>
        </w:tc>
      </w:tr>
      <w:tr w:rsidR="00A31E6E" w14:paraId="418ADF08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C72A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Termin-Karte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865B" w14:textId="77777777" w:rsidR="00A31E6E" w:rsidRDefault="00000000">
            <w:r>
              <w:rPr>
                <w:color w:val="222222"/>
                <w:sz w:val="20"/>
                <w:szCs w:val="20"/>
              </w:rPr>
              <w:t>kommend, abgeschlossen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FA58" w14:textId="77777777" w:rsidR="00A31E6E" w:rsidRDefault="00000000">
            <w:r>
              <w:rPr>
                <w:color w:val="222222"/>
                <w:sz w:val="20"/>
                <w:szCs w:val="20"/>
              </w:rPr>
              <w:t>Props: date, time, location, availability, status.</w:t>
            </w:r>
          </w:p>
        </w:tc>
      </w:tr>
      <w:tr w:rsidR="00A31E6E" w14:paraId="6786388F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B0050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Hero Block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7BEB3" w14:textId="77777777" w:rsidR="00A31E6E" w:rsidRDefault="00000000">
            <w:r>
              <w:rPr>
                <w:color w:val="222222"/>
                <w:sz w:val="20"/>
                <w:szCs w:val="20"/>
              </w:rPr>
              <w:t>default, compact (Unterseiten)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BB75E" w14:textId="77777777" w:rsidR="00A31E6E" w:rsidRDefault="00000000">
            <w:r>
              <w:rPr>
                <w:color w:val="222222"/>
                <w:sz w:val="20"/>
                <w:szCs w:val="20"/>
              </w:rPr>
              <w:t>title, subtitle, description, primaryButton, secondaryButton, optionalImage.</w:t>
            </w:r>
          </w:p>
        </w:tc>
      </w:tr>
      <w:tr w:rsidR="00A31E6E" w14:paraId="636742EA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B49F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Info-Box (3er)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F61A" w14:textId="77777777" w:rsidR="00A31E6E" w:rsidRDefault="00000000">
            <w:r>
              <w:rPr>
                <w:color w:val="222222"/>
                <w:sz w:val="20"/>
                <w:szCs w:val="20"/>
              </w:rPr>
              <w:t>Icon + Titel + Text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2215" w14:textId="77777777" w:rsidR="00A31E6E" w:rsidRDefault="00000000">
            <w:r>
              <w:rPr>
                <w:color w:val="222222"/>
                <w:sz w:val="20"/>
                <w:szCs w:val="20"/>
              </w:rPr>
              <w:t>Für Werte/Schwerpunkte. 3-Spalten Desktop, 1-Spalte Mobile.</w:t>
            </w:r>
          </w:p>
        </w:tc>
      </w:tr>
      <w:tr w:rsidR="00A31E6E" w14:paraId="3C966799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EE932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Form Field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4E301" w14:textId="77777777" w:rsidR="00A31E6E" w:rsidRDefault="00000000">
            <w:r>
              <w:rPr>
                <w:color w:val="222222"/>
                <w:sz w:val="20"/>
                <w:szCs w:val="20"/>
              </w:rPr>
              <w:t>default, focus, error, success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6DEA" w14:textId="77777777" w:rsidR="00A31E6E" w:rsidRDefault="00000000">
            <w:r>
              <w:rPr>
                <w:color w:val="222222"/>
                <w:sz w:val="20"/>
                <w:szCs w:val="20"/>
              </w:rPr>
              <w:t>Label immer oberhalb. Kein Placeholder als Ersatz. Fehlermeldung unterhalb.</w:t>
            </w:r>
          </w:p>
        </w:tc>
      </w:tr>
      <w:tr w:rsidR="00A31E6E" w14:paraId="6178F40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3E42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Kennzahlen-Block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E6D7A" w14:textId="77777777" w:rsidR="00A31E6E" w:rsidRDefault="00000000">
            <w:r>
              <w:rPr>
                <w:color w:val="222222"/>
                <w:sz w:val="20"/>
                <w:szCs w:val="20"/>
              </w:rPr>
              <w:t>3–4 Zahlen nebeneinander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AB2C5" w14:textId="77777777" w:rsidR="00A31E6E" w:rsidRDefault="00000000">
            <w:r>
              <w:rPr>
                <w:color w:val="222222"/>
                <w:sz w:val="20"/>
                <w:szCs w:val="20"/>
              </w:rPr>
              <w:t>Große Zahl + kleine Erklärung darunter.</w:t>
            </w:r>
          </w:p>
        </w:tc>
      </w:tr>
      <w:tr w:rsidR="00A31E6E" w14:paraId="26DE1072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714F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Download-Liste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D4B2" w14:textId="77777777" w:rsidR="00A31E6E" w:rsidRDefault="00000000">
            <w:r>
              <w:rPr>
                <w:color w:val="222222"/>
                <w:sz w:val="20"/>
                <w:szCs w:val="20"/>
              </w:rPr>
              <w:t>–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660D8" w14:textId="77777777" w:rsidR="00A31E6E" w:rsidRDefault="00000000">
            <w:r>
              <w:rPr>
                <w:color w:val="222222"/>
                <w:sz w:val="20"/>
                <w:szCs w:val="20"/>
              </w:rPr>
              <w:t>Titel, Beschreibung, Dateityp, Größe, Download-Button.</w:t>
            </w:r>
          </w:p>
        </w:tc>
      </w:tr>
      <w:tr w:rsidR="00A31E6E" w14:paraId="0D59C8B4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A4F4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Mobile-Navigation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FFAE" w14:textId="77777777" w:rsidR="00A31E6E" w:rsidRDefault="00000000">
            <w:r>
              <w:rPr>
                <w:color w:val="222222"/>
                <w:sz w:val="20"/>
                <w:szCs w:val="20"/>
              </w:rPr>
              <w:t>Vollbild-Overlay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28449" w14:textId="77777777" w:rsidR="00A31E6E" w:rsidRDefault="00000000">
            <w:r>
              <w:rPr>
                <w:color w:val="222222"/>
                <w:sz w:val="20"/>
                <w:szCs w:val="20"/>
              </w:rPr>
              <w:t>6 Navigationspunkte als vollbreite, vertikal gestapelte Buttons (mind. 56px Höhe). Heller Hintergrund, hoher Kontrast. Schließen: ×-Symbol (min. 48×48px). Kein Slide-in-Drawer.</w:t>
            </w:r>
          </w:p>
        </w:tc>
      </w:tr>
    </w:tbl>
    <w:p w14:paraId="48754F3F" w14:textId="77777777" w:rsidR="00A31E6E" w:rsidRDefault="00A31E6E">
      <w:pPr>
        <w:spacing w:after="200"/>
      </w:pPr>
    </w:p>
    <w:p w14:paraId="576E0405" w14:textId="77777777" w:rsidR="00A31E6E" w:rsidRDefault="00000000">
      <w:pPr>
        <w:pStyle w:val="berschrift2"/>
      </w:pPr>
      <w:r>
        <w:t>Barrierearme Systemregeln</w:t>
      </w:r>
    </w:p>
    <w:p w14:paraId="329D0F61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Kontrast mindestens WCAG AA</w:t>
      </w:r>
    </w:p>
    <w:p w14:paraId="4E63D4BA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Fokus-Zustände für alle interaktiven Elemente</w:t>
      </w:r>
    </w:p>
    <w:p w14:paraId="66E4D14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aria-labels für Formulare</w:t>
      </w:r>
    </w:p>
    <w:p w14:paraId="733CF48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Tastaturnavigation vollständig</w:t>
      </w:r>
    </w:p>
    <w:p w14:paraId="047E665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 automatisches Karussell</w:t>
      </w:r>
    </w:p>
    <w:p w14:paraId="0028FC6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rein farbbasierten Zustände</w:t>
      </w:r>
    </w:p>
    <w:p w14:paraId="3F67213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lastRenderedPageBreak/>
        <w:t>Optional: Skip-to-Content-Link, Schriftgrößen-Umschalter</w:t>
      </w:r>
    </w:p>
    <w:p w14:paraId="7271AD6B" w14:textId="77777777" w:rsidR="00A31E6E" w:rsidRDefault="00000000">
      <w:pPr>
        <w:pStyle w:val="berschrift2"/>
      </w:pPr>
      <w:r>
        <w:t>CMS-Inhaltstypen</w:t>
      </w:r>
    </w:p>
    <w:p w14:paraId="0E16CED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Seite (Standard)</w:t>
      </w:r>
    </w:p>
    <w:p w14:paraId="1C0905D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Workshop</w:t>
      </w:r>
    </w:p>
    <w:p w14:paraId="2130C6E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Aktivität / Bericht</w:t>
      </w:r>
    </w:p>
    <w:p w14:paraId="674AF9D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News</w:t>
      </w:r>
    </w:p>
    <w:p w14:paraId="42604F61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Dokument</w:t>
      </w:r>
    </w:p>
    <w:p w14:paraId="03D209A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Partner</w:t>
      </w:r>
    </w:p>
    <w:p w14:paraId="2BC8A46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Veranstaltung (extern)</w:t>
      </w:r>
    </w:p>
    <w:p w14:paraId="4B57FCBA" w14:textId="77777777" w:rsidR="00A31E6E" w:rsidRDefault="00000000">
      <w:r>
        <w:br w:type="page"/>
      </w:r>
    </w:p>
    <w:p w14:paraId="09874856" w14:textId="77777777" w:rsidR="00A31E6E" w:rsidRDefault="00000000">
      <w:pPr>
        <w:pStyle w:val="berschrift1"/>
      </w:pPr>
      <w:r>
        <w:lastRenderedPageBreak/>
        <w:t>14. Zentrale strategische Empfehlung</w:t>
      </w:r>
    </w:p>
    <w:p w14:paraId="25EEB9C6" w14:textId="77777777" w:rsidR="00A31E6E" w:rsidRDefault="00000000">
      <w:pPr>
        <w:spacing w:after="160"/>
      </w:pPr>
      <w:r>
        <w:rPr>
          <w:color w:val="222222"/>
        </w:rPr>
        <w:t>Die Website sollte drei Dinge gleichzeitig können:</w:t>
      </w:r>
    </w:p>
    <w:p w14:paraId="5259B30D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Für Frau Schmidt (72) sofort verständlich sein.</w:t>
      </w:r>
    </w:p>
    <w:p w14:paraId="5636D68F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Für das Bezirksamt professionell wirken.</w:t>
      </w:r>
    </w:p>
    <w:p w14:paraId="10D207D1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Für 2027 technisch skalierbar sein.</w:t>
      </w:r>
    </w:p>
    <w:p w14:paraId="64828490" w14:textId="77777777" w:rsidR="00A31E6E" w:rsidRDefault="00A31E6E">
      <w:pPr>
        <w:spacing w:after="120"/>
      </w:pPr>
    </w:p>
    <w:p w14:paraId="7E246585" w14:textId="77777777" w:rsidR="00A31E6E" w:rsidRDefault="00000000">
      <w:pPr>
        <w:spacing w:after="160"/>
      </w:pPr>
      <w:r>
        <w:rPr>
          <w:color w:val="222222"/>
        </w:rPr>
        <w:t>Das gelingt nur, wenn wir:</w:t>
      </w:r>
    </w:p>
    <w:p w14:paraId="55579E0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Einfach starten</w:t>
      </w:r>
    </w:p>
    <w:p w14:paraId="1D5605A7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Struktur sauber anlegen</w:t>
      </w:r>
    </w:p>
    <w:p w14:paraId="0823975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überkomplexe Lösung bauen</w:t>
      </w:r>
    </w:p>
    <w:p w14:paraId="5872670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Dokumentation von Anfang an mitdenken</w:t>
      </w:r>
    </w:p>
    <w:p w14:paraId="37E78A1B" w14:textId="77777777" w:rsidR="00A31E6E" w:rsidRDefault="00A31E6E">
      <w:pPr>
        <w:spacing w:after="200"/>
      </w:pPr>
    </w:p>
    <w:p w14:paraId="48A9EC60" w14:textId="77777777" w:rsidR="00A31E6E" w:rsidRDefault="00000000">
      <w:pPr>
        <w:pStyle w:val="berschrift2"/>
      </w:pPr>
      <w:r>
        <w:t>Gesamtwirkung</w:t>
      </w:r>
    </w:p>
    <w:p w14:paraId="39DDEC0D" w14:textId="77777777" w:rsidR="00A31E6E" w:rsidRDefault="00000000">
      <w:pPr>
        <w:spacing w:after="160"/>
      </w:pPr>
      <w:r>
        <w:rPr>
          <w:color w:val="222222"/>
        </w:rPr>
        <w:t>Die Website soll wirken wie ein Nachbarschaftshaus, eine öffentliche Bibliothek, ein ruhiger Gemeinschaftsort.</w:t>
      </w:r>
    </w:p>
    <w:p w14:paraId="11B58C03" w14:textId="77777777" w:rsidR="00A31E6E" w:rsidRDefault="00000000">
      <w:pPr>
        <w:spacing w:after="160"/>
      </w:pPr>
      <w:r>
        <w:rPr>
          <w:color w:val="222222"/>
        </w:rPr>
        <w:t>Nicht wie ein Start-up, ein Food-Blog oder eine Marketing-Kampagne.</w:t>
      </w:r>
    </w:p>
    <w:p w14:paraId="7CC90808" w14:textId="77777777" w:rsidR="00A31E6E" w:rsidRDefault="00A31E6E">
      <w:pPr>
        <w:spacing w:after="120"/>
      </w:pPr>
    </w:p>
    <w:p w14:paraId="47461CE8" w14:textId="77777777" w:rsidR="00A31E6E" w:rsidRDefault="00000000">
      <w:pPr>
        <w:spacing w:after="160"/>
      </w:pPr>
      <w:r>
        <w:rPr>
          <w:b/>
          <w:bCs/>
          <w:color w:val="222222"/>
        </w:rPr>
        <w:t xml:space="preserve">Kurz-Zusammenfassung: </w:t>
      </w:r>
      <w:r>
        <w:rPr>
          <w:color w:val="222222"/>
        </w:rPr>
        <w:t>Warm + ruhig + strukturiert + vertrauenswürdig + senior*innenfreundlich.</w:t>
      </w:r>
    </w:p>
    <w:p w14:paraId="67CFCFD0" w14:textId="77777777" w:rsidR="00A31E6E" w:rsidRDefault="00A31E6E">
      <w:pPr>
        <w:spacing w:after="200"/>
      </w:pPr>
    </w:p>
    <w:p w14:paraId="2A644F1B" w14:textId="77777777" w:rsidR="00A31E6E" w:rsidRDefault="00000000">
      <w:pPr>
        <w:pStyle w:val="berschrift1"/>
      </w:pPr>
      <w:r>
        <w:t>15. Freigabestatus</w:t>
      </w:r>
    </w:p>
    <w:p w14:paraId="653B91E7" w14:textId="77777777" w:rsidR="00A31E6E" w:rsidRDefault="00000000">
      <w:pPr>
        <w:spacing w:after="160"/>
      </w:pPr>
      <w:r>
        <w:rPr>
          <w:color w:val="222222"/>
        </w:rPr>
        <w:t>Folgende Punkte wurden abgestimmt und freigegeben (Version 1.0):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A31E6E" w14:paraId="4F96B498" w14:textId="77777777">
        <w:tc>
          <w:tcPr>
            <w:tcW w:w="6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9359E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Punkt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ABB0D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31E6E" w14:paraId="4B9E428E" w14:textId="77777777">
        <w:tc>
          <w:tcPr>
            <w:tcW w:w="6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0103" w14:textId="77777777" w:rsidR="00A31E6E" w:rsidRDefault="00000000">
            <w:r>
              <w:rPr>
                <w:color w:val="222222"/>
                <w:sz w:val="20"/>
                <w:szCs w:val="20"/>
              </w:rPr>
              <w:t>Projekt-first-Logik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A91B" w14:textId="77777777" w:rsidR="00A31E6E" w:rsidRDefault="00000000">
            <w:r>
              <w:rPr>
                <w:b/>
                <w:bCs/>
                <w:color w:val="2F6B52"/>
                <w:sz w:val="20"/>
                <w:szCs w:val="20"/>
              </w:rPr>
              <w:t>Freigegeben</w:t>
            </w:r>
          </w:p>
        </w:tc>
      </w:tr>
      <w:tr w:rsidR="00A31E6E" w14:paraId="65368AF1" w14:textId="77777777">
        <w:tc>
          <w:tcPr>
            <w:tcW w:w="6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21F2" w14:textId="77777777" w:rsidR="00A31E6E" w:rsidRDefault="00000000">
            <w:r>
              <w:rPr>
                <w:color w:val="222222"/>
                <w:sz w:val="20"/>
                <w:szCs w:val="20"/>
              </w:rPr>
              <w:t>Hauptnavigation (6 Punkte)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0B04" w14:textId="77777777" w:rsidR="00A31E6E" w:rsidRDefault="00000000">
            <w:r>
              <w:rPr>
                <w:b/>
                <w:bCs/>
                <w:color w:val="2F6B52"/>
                <w:sz w:val="20"/>
                <w:szCs w:val="20"/>
              </w:rPr>
              <w:t>Freigegeben</w:t>
            </w:r>
          </w:p>
        </w:tc>
      </w:tr>
      <w:tr w:rsidR="00A31E6E" w14:paraId="4E6C21C6" w14:textId="77777777">
        <w:tc>
          <w:tcPr>
            <w:tcW w:w="6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2E5E" w14:textId="77777777" w:rsidR="00A31E6E" w:rsidRDefault="00000000">
            <w:r>
              <w:rPr>
                <w:color w:val="222222"/>
                <w:sz w:val="20"/>
                <w:szCs w:val="20"/>
              </w:rPr>
              <w:t>Dokumentationsbereich („Was bisher passiert ist“)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BEC9" w14:textId="77777777" w:rsidR="00A31E6E" w:rsidRDefault="00000000">
            <w:r>
              <w:rPr>
                <w:b/>
                <w:bCs/>
                <w:color w:val="2F6B52"/>
                <w:sz w:val="20"/>
                <w:szCs w:val="20"/>
              </w:rPr>
              <w:t>Freigegeben</w:t>
            </w:r>
          </w:p>
        </w:tc>
      </w:tr>
      <w:tr w:rsidR="00A31E6E" w14:paraId="0BE97E48" w14:textId="77777777">
        <w:tc>
          <w:tcPr>
            <w:tcW w:w="6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9368" w14:textId="77777777" w:rsidR="00A31E6E" w:rsidRDefault="00000000">
            <w:r>
              <w:rPr>
                <w:color w:val="222222"/>
                <w:sz w:val="20"/>
                <w:szCs w:val="20"/>
              </w:rPr>
              <w:t>Startseiten-Priorität (nächster Termin)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B487" w14:textId="77777777" w:rsidR="00A31E6E" w:rsidRDefault="00000000">
            <w:r>
              <w:rPr>
                <w:b/>
                <w:bCs/>
                <w:color w:val="2F6B52"/>
                <w:sz w:val="20"/>
                <w:szCs w:val="20"/>
              </w:rPr>
              <w:t>Freigegeben</w:t>
            </w:r>
          </w:p>
        </w:tc>
      </w:tr>
      <w:tr w:rsidR="00A31E6E" w14:paraId="1FE9B69E" w14:textId="77777777">
        <w:tc>
          <w:tcPr>
            <w:tcW w:w="6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E3E77" w14:textId="77777777" w:rsidR="00A31E6E" w:rsidRDefault="00000000">
            <w:r>
              <w:rPr>
                <w:color w:val="222222"/>
                <w:sz w:val="20"/>
                <w:szCs w:val="20"/>
              </w:rPr>
              <w:t>Mehrsprachigkeit (DE/EN, vollständig)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F1873" w14:textId="77777777" w:rsidR="00A31E6E" w:rsidRDefault="00000000">
            <w:r>
              <w:rPr>
                <w:b/>
                <w:bCs/>
                <w:color w:val="2F6B52"/>
                <w:sz w:val="20"/>
                <w:szCs w:val="20"/>
              </w:rPr>
              <w:t>Freigegeben</w:t>
            </w:r>
          </w:p>
        </w:tc>
      </w:tr>
    </w:tbl>
    <w:p w14:paraId="640F7FC5" w14:textId="77777777" w:rsidR="00A31E6E" w:rsidRDefault="00A31E6E">
      <w:pPr>
        <w:spacing w:after="160"/>
      </w:pPr>
    </w:p>
    <w:p w14:paraId="41A5A77F" w14:textId="77777777" w:rsidR="00A31E6E" w:rsidRDefault="00000000">
      <w:pPr>
        <w:spacing w:after="160"/>
      </w:pPr>
      <w:r>
        <w:rPr>
          <w:color w:val="222222"/>
        </w:rPr>
        <w:t>Die Sitemap ist damit final freigegeben (Version 1.0) und kann als verbindliche Grundlage für Navigationsdefinition, URL-Struktur, CMS-Seitentypen und die weitere UX-/UI-Ausarbeitung verwendet werden.</w:t>
      </w:r>
    </w:p>
    <w:sectPr w:rsidR="00A31E6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4EB47" w14:textId="77777777" w:rsidR="00C670C0" w:rsidRDefault="00C670C0">
      <w:r>
        <w:separator/>
      </w:r>
    </w:p>
  </w:endnote>
  <w:endnote w:type="continuationSeparator" w:id="0">
    <w:p w14:paraId="19CEDD0B" w14:textId="77777777" w:rsidR="00C670C0" w:rsidRDefault="00C67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3B6B3" w14:textId="77777777" w:rsidR="00A31E6E" w:rsidRDefault="00000000">
    <w:pPr>
      <w:jc w:val="center"/>
    </w:pPr>
    <w:r>
      <w:rPr>
        <w:color w:val="555555"/>
        <w:sz w:val="16"/>
        <w:szCs w:val="16"/>
      </w:rPr>
      <w:t xml:space="preserve">Seite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A3370F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7097B" w14:textId="77777777" w:rsidR="00C670C0" w:rsidRDefault="00C670C0">
      <w:r>
        <w:separator/>
      </w:r>
    </w:p>
  </w:footnote>
  <w:footnote w:type="continuationSeparator" w:id="0">
    <w:p w14:paraId="79A5CD80" w14:textId="77777777" w:rsidR="00C670C0" w:rsidRDefault="00C67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9988" w14:textId="77777777" w:rsidR="00A31E6E" w:rsidRDefault="00000000">
    <w:pPr>
      <w:pBdr>
        <w:bottom w:val="single" w:sz="1" w:space="4" w:color="D9D9D9"/>
      </w:pBdr>
      <w:tabs>
        <w:tab w:val="right" w:pos="9026"/>
      </w:tabs>
    </w:pPr>
    <w:r>
      <w:rPr>
        <w:color w:val="555555"/>
        <w:sz w:val="16"/>
        <w:szCs w:val="16"/>
      </w:rPr>
      <w:t>Strategisches Website-</w:t>
    </w:r>
    <w:proofErr w:type="gramStart"/>
    <w:r>
      <w:rPr>
        <w:color w:val="555555"/>
        <w:sz w:val="16"/>
        <w:szCs w:val="16"/>
      </w:rPr>
      <w:t>Konzept</w:t>
    </w:r>
    <w:r>
      <w:rPr>
        <w:color w:val="555555"/>
        <w:sz w:val="16"/>
        <w:szCs w:val="16"/>
      </w:rPr>
      <w:tab/>
    </w:r>
    <w:proofErr w:type="spellStart"/>
    <w:r>
      <w:rPr>
        <w:color w:val="555555"/>
        <w:sz w:val="16"/>
        <w:szCs w:val="16"/>
      </w:rPr>
      <w:t>Mavka.Berlin.Volunteers</w:t>
    </w:r>
    <w:proofErr w:type="spellEnd"/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B303B"/>
    <w:multiLevelType w:val="hybridMultilevel"/>
    <w:tmpl w:val="1BFCDE66"/>
    <w:lvl w:ilvl="0" w:tplc="8DB2490A">
      <w:start w:val="1"/>
      <w:numFmt w:val="bullet"/>
      <w:lvlText w:val="●"/>
      <w:lvlJc w:val="left"/>
      <w:pPr>
        <w:ind w:left="720" w:hanging="360"/>
      </w:pPr>
    </w:lvl>
    <w:lvl w:ilvl="1" w:tplc="94F4BFB4">
      <w:start w:val="1"/>
      <w:numFmt w:val="bullet"/>
      <w:lvlText w:val="○"/>
      <w:lvlJc w:val="left"/>
      <w:pPr>
        <w:ind w:left="1440" w:hanging="360"/>
      </w:pPr>
    </w:lvl>
    <w:lvl w:ilvl="2" w:tplc="05C23FC0">
      <w:start w:val="1"/>
      <w:numFmt w:val="bullet"/>
      <w:lvlText w:val="■"/>
      <w:lvlJc w:val="left"/>
      <w:pPr>
        <w:ind w:left="2160" w:hanging="360"/>
      </w:pPr>
    </w:lvl>
    <w:lvl w:ilvl="3" w:tplc="2EF6E422">
      <w:start w:val="1"/>
      <w:numFmt w:val="bullet"/>
      <w:lvlText w:val="●"/>
      <w:lvlJc w:val="left"/>
      <w:pPr>
        <w:ind w:left="2880" w:hanging="360"/>
      </w:pPr>
    </w:lvl>
    <w:lvl w:ilvl="4" w:tplc="7884E136">
      <w:start w:val="1"/>
      <w:numFmt w:val="bullet"/>
      <w:lvlText w:val="○"/>
      <w:lvlJc w:val="left"/>
      <w:pPr>
        <w:ind w:left="3600" w:hanging="360"/>
      </w:pPr>
    </w:lvl>
    <w:lvl w:ilvl="5" w:tplc="86120AB6">
      <w:start w:val="1"/>
      <w:numFmt w:val="bullet"/>
      <w:lvlText w:val="■"/>
      <w:lvlJc w:val="left"/>
      <w:pPr>
        <w:ind w:left="4320" w:hanging="360"/>
      </w:pPr>
    </w:lvl>
    <w:lvl w:ilvl="6" w:tplc="4F109414">
      <w:start w:val="1"/>
      <w:numFmt w:val="bullet"/>
      <w:lvlText w:val="●"/>
      <w:lvlJc w:val="left"/>
      <w:pPr>
        <w:ind w:left="5040" w:hanging="360"/>
      </w:pPr>
    </w:lvl>
    <w:lvl w:ilvl="7" w:tplc="59F8D7F4">
      <w:start w:val="1"/>
      <w:numFmt w:val="bullet"/>
      <w:lvlText w:val="●"/>
      <w:lvlJc w:val="left"/>
      <w:pPr>
        <w:ind w:left="5760" w:hanging="360"/>
      </w:pPr>
    </w:lvl>
    <w:lvl w:ilvl="8" w:tplc="69D201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DC7B25"/>
    <w:multiLevelType w:val="hybridMultilevel"/>
    <w:tmpl w:val="FE54AA54"/>
    <w:lvl w:ilvl="0" w:tplc="042A249A">
      <w:start w:val="1"/>
      <w:numFmt w:val="decimal"/>
      <w:lvlText w:val="%1."/>
      <w:lvlJc w:val="left"/>
      <w:pPr>
        <w:ind w:left="720" w:hanging="360"/>
      </w:pPr>
    </w:lvl>
    <w:lvl w:ilvl="1" w:tplc="8274FE5C">
      <w:numFmt w:val="decimal"/>
      <w:lvlText w:val=""/>
      <w:lvlJc w:val="left"/>
    </w:lvl>
    <w:lvl w:ilvl="2" w:tplc="BE1E2A94">
      <w:numFmt w:val="decimal"/>
      <w:lvlText w:val=""/>
      <w:lvlJc w:val="left"/>
    </w:lvl>
    <w:lvl w:ilvl="3" w:tplc="CD4EB0CA">
      <w:numFmt w:val="decimal"/>
      <w:lvlText w:val=""/>
      <w:lvlJc w:val="left"/>
    </w:lvl>
    <w:lvl w:ilvl="4" w:tplc="E4F2DB42">
      <w:numFmt w:val="decimal"/>
      <w:lvlText w:val=""/>
      <w:lvlJc w:val="left"/>
    </w:lvl>
    <w:lvl w:ilvl="5" w:tplc="303261F6">
      <w:numFmt w:val="decimal"/>
      <w:lvlText w:val=""/>
      <w:lvlJc w:val="left"/>
    </w:lvl>
    <w:lvl w:ilvl="6" w:tplc="A7A27222">
      <w:numFmt w:val="decimal"/>
      <w:lvlText w:val=""/>
      <w:lvlJc w:val="left"/>
    </w:lvl>
    <w:lvl w:ilvl="7" w:tplc="0FDCCCD4">
      <w:numFmt w:val="decimal"/>
      <w:lvlText w:val=""/>
      <w:lvlJc w:val="left"/>
    </w:lvl>
    <w:lvl w:ilvl="8" w:tplc="68F4E45C">
      <w:numFmt w:val="decimal"/>
      <w:lvlText w:val=""/>
      <w:lvlJc w:val="left"/>
    </w:lvl>
  </w:abstractNum>
  <w:abstractNum w:abstractNumId="2" w15:restartNumberingAfterBreak="0">
    <w:nsid w:val="719E0494"/>
    <w:multiLevelType w:val="hybridMultilevel"/>
    <w:tmpl w:val="C01A5014"/>
    <w:lvl w:ilvl="0" w:tplc="A64E767E">
      <w:start w:val="1"/>
      <w:numFmt w:val="bullet"/>
      <w:lvlText w:val="•"/>
      <w:lvlJc w:val="left"/>
      <w:pPr>
        <w:ind w:left="720" w:hanging="360"/>
      </w:pPr>
    </w:lvl>
    <w:lvl w:ilvl="1" w:tplc="1A78D394">
      <w:numFmt w:val="decimal"/>
      <w:lvlText w:val=""/>
      <w:lvlJc w:val="left"/>
    </w:lvl>
    <w:lvl w:ilvl="2" w:tplc="68BC6402">
      <w:numFmt w:val="decimal"/>
      <w:lvlText w:val=""/>
      <w:lvlJc w:val="left"/>
    </w:lvl>
    <w:lvl w:ilvl="3" w:tplc="FBE2D616">
      <w:numFmt w:val="decimal"/>
      <w:lvlText w:val=""/>
      <w:lvlJc w:val="left"/>
    </w:lvl>
    <w:lvl w:ilvl="4" w:tplc="BFA6FA50">
      <w:numFmt w:val="decimal"/>
      <w:lvlText w:val=""/>
      <w:lvlJc w:val="left"/>
    </w:lvl>
    <w:lvl w:ilvl="5" w:tplc="95FA3BD0">
      <w:numFmt w:val="decimal"/>
      <w:lvlText w:val=""/>
      <w:lvlJc w:val="left"/>
    </w:lvl>
    <w:lvl w:ilvl="6" w:tplc="07A469DA">
      <w:numFmt w:val="decimal"/>
      <w:lvlText w:val=""/>
      <w:lvlJc w:val="left"/>
    </w:lvl>
    <w:lvl w:ilvl="7" w:tplc="3AA89A8A">
      <w:numFmt w:val="decimal"/>
      <w:lvlText w:val=""/>
      <w:lvlJc w:val="left"/>
    </w:lvl>
    <w:lvl w:ilvl="8" w:tplc="381AA13E">
      <w:numFmt w:val="decimal"/>
      <w:lvlText w:val=""/>
      <w:lvlJc w:val="left"/>
    </w:lvl>
  </w:abstractNum>
  <w:abstractNum w:abstractNumId="3" w15:restartNumberingAfterBreak="0">
    <w:nsid w:val="790162E9"/>
    <w:multiLevelType w:val="hybridMultilevel"/>
    <w:tmpl w:val="C6B6B76A"/>
    <w:lvl w:ilvl="0" w:tplc="1310ADF2">
      <w:start w:val="1"/>
      <w:numFmt w:val="decimal"/>
      <w:lvlText w:val="%1."/>
      <w:lvlJc w:val="left"/>
      <w:pPr>
        <w:ind w:left="720" w:hanging="360"/>
      </w:pPr>
    </w:lvl>
    <w:lvl w:ilvl="1" w:tplc="B3762844">
      <w:numFmt w:val="decimal"/>
      <w:lvlText w:val=""/>
      <w:lvlJc w:val="left"/>
    </w:lvl>
    <w:lvl w:ilvl="2" w:tplc="42C0120E">
      <w:numFmt w:val="decimal"/>
      <w:lvlText w:val=""/>
      <w:lvlJc w:val="left"/>
    </w:lvl>
    <w:lvl w:ilvl="3" w:tplc="E55C8682">
      <w:numFmt w:val="decimal"/>
      <w:lvlText w:val=""/>
      <w:lvlJc w:val="left"/>
    </w:lvl>
    <w:lvl w:ilvl="4" w:tplc="C5306352">
      <w:numFmt w:val="decimal"/>
      <w:lvlText w:val=""/>
      <w:lvlJc w:val="left"/>
    </w:lvl>
    <w:lvl w:ilvl="5" w:tplc="D1B2592C">
      <w:numFmt w:val="decimal"/>
      <w:lvlText w:val=""/>
      <w:lvlJc w:val="left"/>
    </w:lvl>
    <w:lvl w:ilvl="6" w:tplc="4B9C10E4">
      <w:numFmt w:val="decimal"/>
      <w:lvlText w:val=""/>
      <w:lvlJc w:val="left"/>
    </w:lvl>
    <w:lvl w:ilvl="7" w:tplc="5AC22F8A">
      <w:numFmt w:val="decimal"/>
      <w:lvlText w:val=""/>
      <w:lvlJc w:val="left"/>
    </w:lvl>
    <w:lvl w:ilvl="8" w:tplc="0602BB0C">
      <w:numFmt w:val="decimal"/>
      <w:lvlText w:val=""/>
      <w:lvlJc w:val="left"/>
    </w:lvl>
  </w:abstractNum>
  <w:abstractNum w:abstractNumId="4" w15:restartNumberingAfterBreak="0">
    <w:nsid w:val="7A402CA9"/>
    <w:multiLevelType w:val="hybridMultilevel"/>
    <w:tmpl w:val="F43AF874"/>
    <w:lvl w:ilvl="0" w:tplc="0B52C908">
      <w:start w:val="1"/>
      <w:numFmt w:val="bullet"/>
      <w:lvlText w:val="–"/>
      <w:lvlJc w:val="left"/>
      <w:pPr>
        <w:ind w:left="1080" w:hanging="360"/>
      </w:pPr>
    </w:lvl>
    <w:lvl w:ilvl="1" w:tplc="BDEEF29C">
      <w:numFmt w:val="decimal"/>
      <w:lvlText w:val=""/>
      <w:lvlJc w:val="left"/>
    </w:lvl>
    <w:lvl w:ilvl="2" w:tplc="DC4291D6">
      <w:numFmt w:val="decimal"/>
      <w:lvlText w:val=""/>
      <w:lvlJc w:val="left"/>
    </w:lvl>
    <w:lvl w:ilvl="3" w:tplc="29AE6F16">
      <w:numFmt w:val="decimal"/>
      <w:lvlText w:val=""/>
      <w:lvlJc w:val="left"/>
    </w:lvl>
    <w:lvl w:ilvl="4" w:tplc="FB66197A">
      <w:numFmt w:val="decimal"/>
      <w:lvlText w:val=""/>
      <w:lvlJc w:val="left"/>
    </w:lvl>
    <w:lvl w:ilvl="5" w:tplc="C4CA0624">
      <w:numFmt w:val="decimal"/>
      <w:lvlText w:val=""/>
      <w:lvlJc w:val="left"/>
    </w:lvl>
    <w:lvl w:ilvl="6" w:tplc="0A501134">
      <w:numFmt w:val="decimal"/>
      <w:lvlText w:val=""/>
      <w:lvlJc w:val="left"/>
    </w:lvl>
    <w:lvl w:ilvl="7" w:tplc="38AEB956">
      <w:numFmt w:val="decimal"/>
      <w:lvlText w:val=""/>
      <w:lvlJc w:val="left"/>
    </w:lvl>
    <w:lvl w:ilvl="8" w:tplc="C98EC5C2">
      <w:numFmt w:val="decimal"/>
      <w:lvlText w:val=""/>
      <w:lvlJc w:val="left"/>
    </w:lvl>
  </w:abstractNum>
  <w:num w:numId="1" w16cid:durableId="20861652">
    <w:abstractNumId w:val="0"/>
    <w:lvlOverride w:ilvl="0">
      <w:startOverride w:val="1"/>
    </w:lvlOverride>
  </w:num>
  <w:num w:numId="2" w16cid:durableId="679701836">
    <w:abstractNumId w:val="3"/>
    <w:lvlOverride w:ilvl="0">
      <w:startOverride w:val="1"/>
    </w:lvlOverride>
  </w:num>
  <w:num w:numId="3" w16cid:durableId="1604918587">
    <w:abstractNumId w:val="2"/>
    <w:lvlOverride w:ilvl="0">
      <w:startOverride w:val="1"/>
    </w:lvlOverride>
  </w:num>
  <w:num w:numId="4" w16cid:durableId="4595680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E6E"/>
    <w:rsid w:val="002403E5"/>
    <w:rsid w:val="00336D47"/>
    <w:rsid w:val="004A4F9D"/>
    <w:rsid w:val="007250B6"/>
    <w:rsid w:val="007543A6"/>
    <w:rsid w:val="00785940"/>
    <w:rsid w:val="00926AEA"/>
    <w:rsid w:val="00985BAD"/>
    <w:rsid w:val="009D047A"/>
    <w:rsid w:val="009E3B03"/>
    <w:rsid w:val="00A31E6E"/>
    <w:rsid w:val="00A3370F"/>
    <w:rsid w:val="00A621E7"/>
    <w:rsid w:val="00B824BD"/>
    <w:rsid w:val="00C670C0"/>
    <w:rsid w:val="00CA7E90"/>
    <w:rsid w:val="00E1482A"/>
    <w:rsid w:val="00FC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3B5CDF"/>
  <w15:docId w15:val="{C109B775-2166-7D42-9403-65DFEDD6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1F4D3A"/>
      <w:sz w:val="36"/>
      <w:szCs w:val="36"/>
    </w:rPr>
  </w:style>
  <w:style w:type="paragraph" w:styleId="berschrift2">
    <w:name w:val="heading 2"/>
    <w:uiPriority w:val="9"/>
    <w:unhideWhenUsed/>
    <w:qFormat/>
    <w:pPr>
      <w:spacing w:before="300" w:after="160"/>
      <w:outlineLvl w:val="1"/>
    </w:pPr>
    <w:rPr>
      <w:b/>
      <w:bCs/>
      <w:color w:val="2F6B52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40" w:after="120"/>
      <w:outlineLvl w:val="2"/>
    </w:pPr>
    <w:rPr>
      <w:b/>
      <w:bCs/>
      <w:color w:val="222222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2042</Words>
  <Characters>16195</Characters>
  <Application>Microsoft Office Word</Application>
  <DocSecurity>0</DocSecurity>
  <Lines>578</Lines>
  <Paragraphs>492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adocom | Aktualisierung</cp:lastModifiedBy>
  <cp:revision>4</cp:revision>
  <dcterms:created xsi:type="dcterms:W3CDTF">2026-03-04T04:27:00Z</dcterms:created>
  <dcterms:modified xsi:type="dcterms:W3CDTF">2026-04-01T13:21:00Z</dcterms:modified>
</cp:coreProperties>
</file>